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06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80"/>
              <w:rPr>
                <w:shd w:val="nil" w:color="auto" w:fill="auto"/>
              </w:rPr>
            </w:pPr>
            <w:r>
              <w:rPr>
                <w:b w:val="1"/>
                <w:bCs w:val="1"/>
                <w:outline w:val="0"/>
                <w:color w:val="ffffff"/>
                <w:sz w:val="42"/>
                <w:szCs w:val="42"/>
                <w:u w:color="ffffff"/>
                <w:shd w:val="nil" w:color="auto" w:fill="auto"/>
                <w:rtl w:val="0"/>
                <w:lang w:val="en-US"/>
                <w14:textFill>
                  <w14:solidFill>
                    <w14:srgbClr w14:val="FFFFFF"/>
                  </w14:solidFill>
                </w14:textFill>
              </w:rPr>
              <w:t>ODAE Databricks Genie Space Evaluation Standards</w:t>
            </w:r>
          </w:p>
          <w:p>
            <w:pPr>
              <w:pStyle w:val="Body"/>
              <w:bidi w:val="0"/>
              <w:spacing w:after="160"/>
              <w:ind w:left="0" w:right="0" w:firstLine="0"/>
              <w:jc w:val="left"/>
              <w:rPr>
                <w:shd w:val="nil" w:color="auto" w:fill="auto"/>
                <w:rtl w:val="0"/>
              </w:rPr>
            </w:pPr>
            <w:r>
              <w:rPr>
                <w:outline w:val="0"/>
                <w:color w:val="c8dcf0"/>
                <w:sz w:val="28"/>
                <w:szCs w:val="28"/>
                <w:u w:color="c8dcf0"/>
                <w:shd w:val="nil" w:color="auto" w:fill="auto"/>
                <w:rtl w:val="0"/>
                <w:lang w:val="en-US"/>
                <w14:textFill>
                  <w14:solidFill>
                    <w14:srgbClr w14:val="C8DCF0"/>
                  </w14:solidFill>
                </w14:textFill>
              </w:rPr>
              <w:t>Basis for Genie Space Evaluation to Determine Suitability for Enterprise Deployment</w:t>
            </w:r>
          </w:p>
          <w:p>
            <w:pPr>
              <w:pStyle w:val="Body"/>
              <w:bidi w:val="0"/>
              <w:ind w:left="0" w:right="0" w:firstLine="0"/>
              <w:jc w:val="left"/>
              <w:rPr>
                <w:rtl w:val="0"/>
              </w:rPr>
            </w:pPr>
            <w:r>
              <w:rPr>
                <w:i w:val="1"/>
                <w:iCs w:val="1"/>
                <w:outline w:val="0"/>
                <w:color w:val="c8dcf0"/>
                <w:u w:color="c8dcf0"/>
                <w:shd w:val="nil" w:color="auto" w:fill="auto"/>
                <w:rtl w:val="0"/>
                <w:lang w:val="en-US"/>
                <w14:textFill>
                  <w14:solidFill>
                    <w14:srgbClr w14:val="C8DCF0"/>
                  </w14:solidFill>
                </w14:textFill>
              </w:rPr>
              <w:t>Based on Industry</w:t>
            </w:r>
            <w:r>
              <w:rPr>
                <w:i w:val="1"/>
                <w:iCs w:val="1"/>
                <w:outline w:val="0"/>
                <w:color w:val="c8dcf0"/>
                <w:u w:color="c8dcf0"/>
                <w:shd w:val="nil" w:color="auto" w:fill="auto"/>
                <w:rtl w:val="0"/>
                <w:lang w:val="en-US"/>
                <w14:textFill>
                  <w14:solidFill>
                    <w14:srgbClr w14:val="C8DCF0"/>
                  </w14:solidFill>
                </w14:textFill>
              </w:rPr>
              <w:t> </w:t>
            </w:r>
            <w:r>
              <w:rPr>
                <w:i w:val="1"/>
                <w:iCs w:val="1"/>
                <w:outline w:val="0"/>
                <w:color w:val="c8dcf0"/>
                <w:u w:color="c8dcf0"/>
                <w:shd w:val="nil" w:color="auto" w:fill="auto"/>
                <w:rtl w:val="0"/>
                <w:lang w:val="en-US"/>
                <w14:textFill>
                  <w14:solidFill>
                    <w14:srgbClr w14:val="C8DCF0"/>
                  </w14:solidFill>
                </w14:textFill>
              </w:rPr>
              <w:t>Standards</w:t>
            </w:r>
            <w:r>
              <w:rPr>
                <w:i w:val="1"/>
                <w:iCs w:val="1"/>
                <w:outline w:val="0"/>
                <w:color w:val="c8dcf0"/>
                <w:u w:color="c8dcf0"/>
                <w:shd w:val="nil" w:color="auto" w:fill="auto"/>
                <w:rtl w:val="0"/>
                <w:lang w:val="en-US"/>
                <w14:textFill>
                  <w14:solidFill>
                    <w14:srgbClr w14:val="C8DCF0"/>
                  </w14:solidFill>
                </w14:textFill>
              </w:rPr>
              <w:t> </w:t>
            </w:r>
            <w:r>
              <w:rPr>
                <w:i w:val="1"/>
                <w:iCs w:val="1"/>
                <w:outline w:val="0"/>
                <w:color w:val="c8dcf0"/>
                <w:u w:color="c8dcf0"/>
                <w:shd w:val="nil" w:color="auto" w:fill="auto"/>
                <w:rtl w:val="0"/>
                <w:lang w:val="en-US"/>
                <w14:textFill>
                  <w14:solidFill>
                    <w14:srgbClr w14:val="C8DCF0"/>
                  </w14:solidFill>
                </w14:textFill>
              </w:rPr>
              <w:t>and Best</w:t>
            </w:r>
            <w:r>
              <w:rPr>
                <w:i w:val="1"/>
                <w:iCs w:val="1"/>
                <w:outline w:val="0"/>
                <w:color w:val="c8dcf0"/>
                <w:u w:color="c8dcf0"/>
                <w:shd w:val="nil" w:color="auto" w:fill="auto"/>
                <w:rtl w:val="0"/>
                <w:lang w:val="en-US"/>
                <w14:textFill>
                  <w14:solidFill>
                    <w14:srgbClr w14:val="C8DCF0"/>
                  </w14:solidFill>
                </w14:textFill>
              </w:rPr>
              <w:t> </w:t>
            </w:r>
            <w:r>
              <w:rPr>
                <w:i w:val="1"/>
                <w:iCs w:val="1"/>
                <w:outline w:val="0"/>
                <w:color w:val="c8dcf0"/>
                <w:u w:color="c8dcf0"/>
                <w:shd w:val="nil" w:color="auto" w:fill="auto"/>
                <w:rtl w:val="0"/>
                <w:lang w:val="en-US"/>
                <w14:textFill>
                  <w14:solidFill>
                    <w14:srgbClr w14:val="C8DCF0"/>
                  </w14:solidFill>
                </w14:textFill>
              </w:rPr>
              <w:t>Practices</w:t>
            </w:r>
            <w:r>
              <w:rPr>
                <w:i w:val="1"/>
                <w:iCs w:val="1"/>
                <w:outline w:val="0"/>
                <w:color w:val="c8dcf0"/>
                <w:u w:color="c8dcf0"/>
                <w:shd w:val="nil" w:color="auto" w:fill="auto"/>
                <w:rtl w:val="0"/>
                <w:lang w:val="en-US"/>
                <w14:textFill>
                  <w14:solidFill>
                    <w14:srgbClr w14:val="C8DCF0"/>
                  </w14:solidFill>
                </w14:textFill>
              </w:rPr>
              <w:t xml:space="preserve">  </w:t>
            </w:r>
            <w:r>
              <w:rPr>
                <w:i w:val="1"/>
                <w:iCs w:val="1"/>
                <w:outline w:val="0"/>
                <w:color w:val="c8dcf0"/>
                <w:u w:color="c8dcf0"/>
                <w:shd w:val="nil" w:color="auto" w:fill="auto"/>
                <w:rtl w:val="0"/>
                <w:lang w:val="en-US"/>
                <w14:textFill>
                  <w14:solidFill>
                    <w14:srgbClr w14:val="C8DCF0"/>
                  </w14:solidFill>
                </w14:textFill>
              </w:rPr>
              <w:t>|</w:t>
            </w:r>
            <w:r>
              <w:rPr>
                <w:i w:val="1"/>
                <w:iCs w:val="1"/>
                <w:outline w:val="0"/>
                <w:color w:val="c8dcf0"/>
                <w:u w:color="c8dcf0"/>
                <w:shd w:val="nil" w:color="auto" w:fill="auto"/>
                <w:rtl w:val="0"/>
                <w:lang w:val="en-US"/>
                <w14:textFill>
                  <w14:solidFill>
                    <w14:srgbClr w14:val="C8DCF0"/>
                  </w14:solidFill>
                </w14:textFill>
              </w:rPr>
              <w:t xml:space="preserve">  </w:t>
            </w:r>
            <w:r>
              <w:rPr>
                <w:i w:val="1"/>
                <w:iCs w:val="1"/>
                <w:outline w:val="0"/>
                <w:color w:val="c8dcf0"/>
                <w:u w:color="c8dcf0"/>
                <w:shd w:val="nil" w:color="auto" w:fill="auto"/>
                <w:rtl w:val="0"/>
                <w:lang w:val="en-US"/>
                <w14:textFill>
                  <w14:solidFill>
                    <w14:srgbClr w14:val="C8DCF0"/>
                  </w14:solidFill>
                </w14:textFill>
              </w:rPr>
              <w:t>Last Updated: June 2026</w:t>
            </w:r>
            <w:r>
              <w:rPr>
                <w:i w:val="1"/>
                <w:iCs w:val="1"/>
                <w:outline w:val="0"/>
                <w:color w:val="c8dcf0"/>
                <w:u w:color="c8dcf0"/>
                <w:shd w:val="nil" w:color="auto" w:fill="auto"/>
                <w:rtl w:val="0"/>
                <w:lang w:val="en-US"/>
                <w14:textFill>
                  <w14:solidFill>
                    <w14:srgbClr w14:val="C8DCF0"/>
                  </w14:solidFill>
                </w14:textFill>
              </w:rPr>
              <w:t> </w:t>
            </w:r>
          </w:p>
        </w:tc>
      </w:tr>
    </w:tbl>
    <w:p>
      <w:pPr>
        <w:pStyle w:val="Body"/>
        <w:widowControl w:val="0"/>
      </w:pPr>
    </w:p>
    <w:p>
      <w:pPr>
        <w:pStyle w:val="paragraph"/>
        <w:spacing w:before="0" w:after="0"/>
        <w:rPr>
          <w:rFonts w:ascii="Cambria Bold" w:cs="Cambria Bold" w:hAnsi="Cambria Bold" w:eastAsia="Cambria Bold"/>
          <w:outline w:val="0"/>
          <w:color w:val="1f3964"/>
          <w:sz w:val="26"/>
          <w:szCs w:val="26"/>
          <w:u w:color="1f3964"/>
          <w14:textFill>
            <w14:solidFill>
              <w14:srgbClr w14:val="1F3964"/>
            </w14:solidFill>
          </w14:textFill>
        </w:rPr>
      </w:pPr>
    </w:p>
    <w:p>
      <w:pPr>
        <w:pStyle w:val="paragraph"/>
        <w:pBdr>
          <w:top w:val="nil"/>
          <w:left w:val="nil"/>
          <w:bottom w:val="single" w:color="000000" w:sz="6" w:space="0" w:shadow="0" w:frame="0"/>
          <w:right w:val="nil"/>
        </w:pBdr>
        <w:spacing w:before="0" w:after="0"/>
        <w:rPr>
          <w:rFonts w:ascii="Arial" w:cs="Arial" w:hAnsi="Arial" w:eastAsia="Arial"/>
          <w:sz w:val="18"/>
          <w:szCs w:val="18"/>
        </w:rPr>
      </w:pPr>
      <w:r>
        <w:rPr>
          <w:rFonts w:ascii="Cambria Bold" w:hAnsi="Cambria Bold"/>
          <w:outline w:val="0"/>
          <w:color w:val="1f3964"/>
          <w:sz w:val="26"/>
          <w:szCs w:val="26"/>
          <w:u w:color="1f3964"/>
          <w:rtl w:val="0"/>
          <w:lang w:val="en-US"/>
          <w14:textFill>
            <w14:solidFill>
              <w14:srgbClr w14:val="1F3964"/>
            </w14:solidFill>
          </w14:textFill>
        </w:rPr>
        <w:t>BOTTOM LINE SUMMARY</w:t>
      </w:r>
      <w:r>
        <w:rPr>
          <w:rFonts w:ascii="Cambria" w:hAnsi="Cambria" w:hint="default"/>
          <w:outline w:val="0"/>
          <w:color w:val="1f3964"/>
          <w:sz w:val="26"/>
          <w:szCs w:val="26"/>
          <w:u w:color="1f3964"/>
          <w:rtl w:val="0"/>
          <w:lang w:val="en-US"/>
          <w14:textFill>
            <w14:solidFill>
              <w14:srgbClr w14:val="1F3964"/>
            </w14:solidFill>
          </w14:textFill>
        </w:rPr>
        <w:t>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441" w:hRule="atLeast"/>
        </w:trPr>
        <w:tc>
          <w:tcPr>
            <w:tcW w:type="dxa" w:w="93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6e4f0"/>
            <w:tcMar>
              <w:top w:type="dxa" w:w="80"/>
              <w:left w:type="dxa" w:w="80"/>
              <w:bottom w:type="dxa" w:w="80"/>
              <w:right w:type="dxa" w:w="80"/>
            </w:tcMar>
            <w:vAlign w:val="top"/>
          </w:tcPr>
          <w:p>
            <w:pPr>
              <w:pStyle w:val="Body"/>
              <w:spacing w:before="60" w:after="60"/>
              <w:rPr>
                <w:sz w:val="19"/>
                <w:szCs w:val="19"/>
                <w:shd w:val="nil" w:color="auto" w:fill="auto"/>
              </w:rPr>
            </w:pPr>
            <w:r>
              <w:rPr>
                <w:b w:val="1"/>
                <w:bCs w:val="1"/>
                <w:sz w:val="19"/>
                <w:szCs w:val="19"/>
                <w:shd w:val="nil" w:color="auto" w:fill="auto"/>
                <w:rtl w:val="0"/>
                <w:lang w:val="en-US"/>
              </w:rPr>
              <w:t xml:space="preserve">Abstract: </w:t>
            </w:r>
            <w:r>
              <w:rPr>
                <w:sz w:val="19"/>
                <w:szCs w:val="19"/>
                <w:shd w:val="nil" w:color="auto" w:fill="auto"/>
                <w:rtl w:val="0"/>
                <w:lang w:val="en-US"/>
              </w:rPr>
              <w:t>This document establishes a compliance evaluation framework for making Databricks Genie space deployment decisions. It is mandatory that any Genie space developed within ODAE pass this evaluation process prior to a deployment decision.</w:t>
            </w:r>
          </w:p>
          <w:p>
            <w:pPr>
              <w:pStyle w:val="Body"/>
              <w:bidi w:val="0"/>
              <w:spacing w:before="120" w:after="60"/>
              <w:ind w:left="0" w:right="0" w:firstLine="0"/>
              <w:jc w:val="left"/>
              <w:rPr>
                <w:sz w:val="19"/>
                <w:szCs w:val="19"/>
                <w:shd w:val="nil" w:color="auto" w:fill="auto"/>
                <w:rtl w:val="0"/>
              </w:rPr>
            </w:pPr>
            <w:r>
              <w:rPr>
                <w:b w:val="1"/>
                <w:bCs w:val="1"/>
                <w:sz w:val="19"/>
                <w:szCs w:val="19"/>
                <w:shd w:val="nil" w:color="auto" w:fill="auto"/>
                <w:rtl w:val="0"/>
                <w:lang w:val="en-US"/>
              </w:rPr>
              <w:t xml:space="preserve">What is a Genie space: </w:t>
            </w:r>
            <w:r>
              <w:rPr>
                <w:sz w:val="19"/>
                <w:szCs w:val="19"/>
                <w:shd w:val="nil" w:color="auto" w:fill="auto"/>
                <w:rtl w:val="0"/>
                <w:lang w:val="en-US"/>
              </w:rPr>
              <w:t>A conversational analytics tool that translates business users' natural language questions into SQL (NL2SQL) queries against structured enterprise data.</w:t>
            </w:r>
          </w:p>
          <w:p>
            <w:pPr>
              <w:pStyle w:val="Body"/>
              <w:bidi w:val="0"/>
              <w:spacing w:before="120" w:after="60"/>
              <w:ind w:left="0" w:right="0" w:firstLine="0"/>
              <w:jc w:val="left"/>
              <w:rPr>
                <w:shd w:val="nil" w:color="auto" w:fill="auto"/>
                <w:rtl w:val="0"/>
              </w:rPr>
            </w:pPr>
            <w:r>
              <w:rPr>
                <w:b w:val="1"/>
                <w:bCs w:val="1"/>
                <w:shd w:val="nil" w:color="auto" w:fill="auto"/>
                <w:rtl w:val="0"/>
                <w:lang w:val="en-US"/>
              </w:rPr>
              <w:t xml:space="preserve">Evaluation Framework: </w:t>
            </w:r>
            <w:r>
              <w:rPr>
                <w:shd w:val="nil" w:color="auto" w:fill="auto"/>
                <w:rtl w:val="0"/>
                <w:lang w:val="en-US"/>
              </w:rPr>
              <w:t xml:space="preserve">Three sequential evaluation layers are required before deployment. </w:t>
            </w:r>
            <w:r>
              <w:rPr>
                <w:sz w:val="19"/>
                <w:szCs w:val="19"/>
                <w:shd w:val="nil" w:color="auto" w:fill="auto"/>
                <w:rtl w:val="0"/>
                <w:lang w:val="en-US"/>
              </w:rPr>
              <w:t xml:space="preserve">No layer can be skipped because a previous layer scored well. </w:t>
            </w:r>
            <w:r>
              <w:rPr>
                <w:shd w:val="nil" w:color="auto" w:fill="auto"/>
                <w:rtl w:val="0"/>
                <w:lang w:val="en-US"/>
              </w:rPr>
              <w:t>Layer 1 (Genie Benchmarks) tests automated SQL accuracy using Genie</w:t>
            </w:r>
            <w:r>
              <w:rPr>
                <w:shd w:val="nil" w:color="auto" w:fill="auto"/>
                <w:rtl w:val="0"/>
                <w:lang w:val="en-US"/>
              </w:rPr>
              <w:t>’</w:t>
            </w:r>
            <w:r>
              <w:rPr>
                <w:shd w:val="nil" w:color="auto" w:fill="auto"/>
                <w:rtl w:val="0"/>
                <w:lang w:val="en-US"/>
              </w:rPr>
              <w:t xml:space="preserve">s native benchmark tool </w:t>
            </w:r>
            <w:r>
              <w:rPr>
                <w:shd w:val="nil" w:color="auto" w:fill="auto"/>
                <w:rtl w:val="0"/>
                <w:lang w:val="en-US"/>
              </w:rPr>
              <w:t xml:space="preserve">— </w:t>
            </w:r>
            <w:r>
              <w:rPr>
                <w:shd w:val="nil" w:color="auto" w:fill="auto"/>
                <w:rtl w:val="0"/>
                <w:lang w:val="en-US"/>
              </w:rPr>
              <w:t>every non-out-of-scope question must have a SQL answer so they can be objectively scored Good or Bad.Layer 2 (SME Structured Review) tests domain expert judgment on SQL logic correctness, result-set completeness, data value accuracy, and appropriate refusal of out-of-scope questions. Layer 3 (Business User Pilot) tests whether business users can complete their actual tasks using the space. Layer 1 is completed via the Genie Benchmark UI, Layer 2 via an offline evaluation sheet, and Layer 3 combines an offline evaluation sheet with the Genie UI for user feedback.</w:t>
            </w:r>
          </w:p>
          <w:p>
            <w:pPr>
              <w:pStyle w:val="Body"/>
              <w:bidi w:val="0"/>
              <w:spacing w:before="120" w:after="60"/>
              <w:ind w:left="0" w:right="0" w:firstLine="0"/>
              <w:jc w:val="left"/>
              <w:rPr>
                <w:shd w:val="nil" w:color="auto" w:fill="auto"/>
                <w:rtl w:val="0"/>
              </w:rPr>
            </w:pPr>
            <w:r>
              <w:rPr>
                <w:b w:val="1"/>
                <w:bCs w:val="1"/>
                <w:shd w:val="nil" w:color="auto" w:fill="auto"/>
                <w:rtl w:val="0"/>
                <w:lang w:val="en-US"/>
              </w:rPr>
              <w:t>Genie</w:t>
            </w:r>
            <w:r>
              <w:rPr>
                <w:b w:val="1"/>
                <w:bCs w:val="1"/>
                <w:shd w:val="nil" w:color="auto" w:fill="auto"/>
                <w:rtl w:val="0"/>
                <w:lang w:val="en-US"/>
              </w:rPr>
              <w:t>’</w:t>
            </w:r>
            <w:r>
              <w:rPr>
                <w:b w:val="1"/>
                <w:bCs w:val="1"/>
                <w:shd w:val="nil" w:color="auto" w:fill="auto"/>
                <w:rtl w:val="0"/>
                <w:lang w:val="en-US"/>
              </w:rPr>
              <w:t xml:space="preserve">s UI feedback mechanism </w:t>
            </w:r>
            <w:r>
              <w:rPr>
                <w:shd w:val="nil" w:color="auto" w:fill="auto"/>
                <w:rtl w:val="0"/>
                <w:lang w:val="en-US"/>
              </w:rPr>
              <w:t>(thumbs up/down, Ask for Review, Monitor tab) is designed for post-deployment monitoring but is also used as a supplementary feedback mechanism during pre-deployment evaluation (Layer 3) to improve space accuracy. It does not replace scored evaluation forms.</w:t>
            </w:r>
          </w:p>
          <w:p>
            <w:pPr>
              <w:pStyle w:val="Body"/>
              <w:bidi w:val="0"/>
              <w:spacing w:before="120" w:after="40"/>
              <w:ind w:left="0" w:right="0" w:firstLine="0"/>
              <w:jc w:val="left"/>
              <w:rPr>
                <w:sz w:val="19"/>
                <w:szCs w:val="19"/>
                <w:shd w:val="nil" w:color="auto" w:fill="auto"/>
                <w:rtl w:val="0"/>
              </w:rPr>
            </w:pPr>
            <w:r>
              <w:rPr>
                <w:b w:val="1"/>
                <w:bCs w:val="1"/>
                <w:sz w:val="19"/>
                <w:szCs w:val="19"/>
                <w:shd w:val="nil" w:color="auto" w:fill="auto"/>
                <w:rtl w:val="0"/>
                <w:lang w:val="en-US"/>
              </w:rPr>
              <w:t xml:space="preserve">Accompanying Resources: </w:t>
            </w:r>
          </w:p>
          <w:p>
            <w:pPr>
              <w:pStyle w:val="List Paragraph"/>
              <w:numPr>
                <w:ilvl w:val="0"/>
                <w:numId w:val="1"/>
              </w:numPr>
              <w:bidi w:val="0"/>
              <w:spacing w:before="40" w:after="40"/>
              <w:ind w:right="0"/>
              <w:jc w:val="left"/>
              <w:rPr>
                <w:rtl w:val="0"/>
                <w:lang w:val="en-US"/>
              </w:rPr>
            </w:pPr>
            <w:r>
              <w:rPr>
                <w:shd w:val="nil" w:color="auto" w:fill="auto"/>
                <w:rtl w:val="0"/>
                <w:lang w:val="en-US"/>
              </w:rPr>
              <w:t xml:space="preserve">Before you Build </w:t>
            </w:r>
            <w:r>
              <w:rPr>
                <w:shd w:val="nil" w:color="auto" w:fill="auto"/>
                <w:rtl w:val="0"/>
                <w:lang w:val="en-US"/>
              </w:rPr>
              <w:t xml:space="preserve">– </w:t>
            </w:r>
            <w:r>
              <w:rPr>
                <w:shd w:val="nil" w:color="auto" w:fill="auto"/>
                <w:rtl w:val="0"/>
                <w:lang w:val="en-US"/>
              </w:rPr>
              <w:t>Understanding Your Users</w:t>
            </w:r>
            <w:r>
              <w:rPr>
                <w:shd w:val="nil" w:color="auto" w:fill="auto"/>
                <w:rtl w:val="0"/>
                <w:lang w:val="en-US"/>
              </w:rPr>
              <w:t xml:space="preserve">’ </w:t>
            </w:r>
            <w:r>
              <w:rPr>
                <w:shd w:val="nil" w:color="auto" w:fill="auto"/>
                <w:rtl w:val="0"/>
                <w:lang w:val="en-US"/>
              </w:rPr>
              <w:t>Genie Space Needs</w:t>
            </w:r>
          </w:p>
          <w:p>
            <w:pPr>
              <w:pStyle w:val="List Paragraph"/>
              <w:numPr>
                <w:ilvl w:val="0"/>
                <w:numId w:val="1"/>
              </w:numPr>
              <w:bidi w:val="0"/>
              <w:spacing w:before="40" w:after="40"/>
              <w:ind w:right="0"/>
              <w:jc w:val="left"/>
              <w:rPr>
                <w:rtl w:val="0"/>
                <w:lang w:val="en-US"/>
              </w:rPr>
            </w:pPr>
            <w:r>
              <w:rPr>
                <w:shd w:val="nil" w:color="auto" w:fill="auto"/>
                <w:rtl w:val="0"/>
                <w:lang w:val="en-US"/>
              </w:rPr>
              <w:t>Databricks Genie Space Best Practice Guide</w:t>
            </w:r>
          </w:p>
          <w:p>
            <w:pPr>
              <w:pStyle w:val="List Paragraph"/>
              <w:numPr>
                <w:ilvl w:val="0"/>
                <w:numId w:val="1"/>
              </w:numPr>
              <w:bidi w:val="0"/>
              <w:spacing w:before="40" w:after="40"/>
              <w:ind w:right="0"/>
              <w:jc w:val="left"/>
              <w:rPr>
                <w:rtl w:val="0"/>
                <w:lang w:val="en-US"/>
              </w:rPr>
            </w:pPr>
            <w:r>
              <w:rPr>
                <w:shd w:val="nil" w:color="auto" w:fill="auto"/>
                <w:rtl w:val="0"/>
                <w:lang w:val="en-US"/>
              </w:rPr>
              <w:t>Databricks Genie Space Tester Guidance Review and Handout Materials</w:t>
            </w:r>
          </w:p>
        </w:tc>
      </w:tr>
    </w:tbl>
    <w:p>
      <w:pPr>
        <w:pStyle w:val="paragraph"/>
        <w:widowControl w:val="0"/>
        <w:spacing w:before="0" w:after="0"/>
        <w:rPr>
          <w:rFonts w:ascii="Arial" w:cs="Arial" w:hAnsi="Arial" w:eastAsia="Arial"/>
          <w:sz w:val="18"/>
          <w:szCs w:val="18"/>
        </w:rPr>
      </w:pPr>
    </w:p>
    <w:p>
      <w:pPr>
        <w:pStyle w:val="Body"/>
        <w:spacing w:before="80" w:after="60"/>
        <w:rPr>
          <w:i w:val="1"/>
          <w:iCs w:val="1"/>
          <w:outline w:val="0"/>
          <w:color w:val="000000"/>
          <w:u w:color="000000"/>
          <w14:textFill>
            <w14:solidFill>
              <w14:srgbClr w14:val="000000"/>
            </w14:solidFill>
          </w14:textFill>
        </w:rPr>
      </w:pPr>
      <w:r>
        <w:rPr>
          <w:i w:val="1"/>
          <w:iCs w:val="1"/>
          <w:outline w:val="0"/>
          <w:color w:val="000000"/>
          <w:u w:color="000000"/>
          <w:rtl w:val="0"/>
          <w:lang w:val="en-US"/>
          <w14:textFill>
            <w14:solidFill>
              <w14:srgbClr w14:val="000000"/>
            </w14:solidFill>
          </w14:textFill>
        </w:rPr>
        <w:t>Note: Scoring thresholds, dimension priorities, and behavioral anchors are in Appendix A.</w:t>
      </w:r>
    </w:p>
    <w:p>
      <w:pPr>
        <w:pStyle w:val="Body"/>
        <w:spacing w:before="80" w:after="60"/>
        <w:rPr>
          <w:outline w:val="0"/>
          <w:color w:val="000000"/>
          <w:sz w:val="24"/>
          <w:szCs w:val="24"/>
          <w:u w:color="000000"/>
          <w14:textFill>
            <w14:solidFill>
              <w14:srgbClr w14:val="000000"/>
            </w14:solidFill>
          </w14:textFill>
        </w:rPr>
      </w:pPr>
    </w:p>
    <w:p>
      <w:pPr>
        <w:pStyle w:val="Heading 2"/>
        <w:pBdr>
          <w:top w:val="nil"/>
          <w:left w:val="nil"/>
          <w:bottom w:val="single" w:color="d6e4f0" w:sz="4" w:space="0" w:shadow="0" w:frame="0"/>
          <w:right w:val="nil"/>
        </w:pBdr>
      </w:pPr>
      <w:r>
        <w:rPr>
          <w:rStyle w:val="eop"/>
          <w:rtl w:val="0"/>
          <w:lang w:val="en-US"/>
        </w:rPr>
        <w:t>Contents</w:t>
      </w:r>
    </w:p>
    <w:p>
      <w:pPr>
        <w:pStyle w:val="Body"/>
      </w:pPr>
      <w:r>
        <w:rPr>
          <w:rStyle w:val="eop"/>
          <w:rtl w:val="0"/>
          <w:lang w:val="en-US"/>
        </w:rPr>
        <w:t>1.  Natural Language-to-SQL (NL2SQL) System</w:t>
      </w:r>
    </w:p>
    <w:p>
      <w:pPr>
        <w:pStyle w:val="Body"/>
      </w:pPr>
      <w:r>
        <w:rPr>
          <w:rStyle w:val="eop"/>
          <w:rtl w:val="0"/>
          <w:lang w:val="it-IT"/>
        </w:rPr>
        <w:t>2.  Risk Classification</w:t>
      </w:r>
    </w:p>
    <w:p>
      <w:pPr>
        <w:pStyle w:val="Body"/>
      </w:pPr>
      <w:r>
        <w:rPr>
          <w:rStyle w:val="eop"/>
          <w:rtl w:val="0"/>
          <w:lang w:val="de-DE"/>
        </w:rPr>
        <w:t>3.  Genie UI Feedback vs. Structured Review</w:t>
      </w:r>
    </w:p>
    <w:p>
      <w:pPr>
        <w:pStyle w:val="Body"/>
      </w:pPr>
      <w:r>
        <w:rPr>
          <w:rStyle w:val="eop"/>
          <w:rtl w:val="0"/>
          <w:lang w:val="en-US"/>
        </w:rPr>
        <w:t xml:space="preserve">4.  Three-Layer Evaluation Framework Overview </w:t>
      </w:r>
    </w:p>
    <w:p>
      <w:pPr>
        <w:pStyle w:val="Body"/>
      </w:pPr>
      <w:r>
        <w:rPr>
          <w:rStyle w:val="eop"/>
          <w:rtl w:val="0"/>
          <w:lang w:val="en-US"/>
        </w:rPr>
        <w:t>5.  Three-Layer Evaluation Framework Discussion</w:t>
      </w:r>
    </w:p>
    <w:p>
      <w:pPr>
        <w:pStyle w:val="Body"/>
      </w:pPr>
      <w:r>
        <w:rPr>
          <w:rStyle w:val="eop"/>
          <w:rtl w:val="0"/>
          <w:lang w:val="en-US"/>
        </w:rPr>
        <w:t>6.  Evaluation Documentation</w:t>
      </w:r>
    </w:p>
    <w:p>
      <w:pPr>
        <w:pStyle w:val="Body"/>
      </w:pPr>
      <w:r>
        <w:rPr>
          <w:rStyle w:val="eop"/>
          <w:rtl w:val="0"/>
        </w:rPr>
        <w:t>7.  References</w:t>
      </w:r>
    </w:p>
    <w:p>
      <w:pPr>
        <w:pStyle w:val="Body"/>
      </w:pPr>
      <w:r>
        <w:rPr>
          <w:rStyle w:val="eop"/>
          <w:rtl w:val="0"/>
          <w:lang w:val="en-US"/>
        </w:rPr>
        <w:t>Appendix A:  Thresholds and Behavioral Anchors</w:t>
      </w: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1  </w:t>
            </w:r>
            <w:r>
              <w:rPr>
                <w:b w:val="1"/>
                <w:bCs w:val="1"/>
                <w:outline w:val="0"/>
                <w:color w:val="ffffff"/>
                <w:sz w:val="28"/>
                <w:szCs w:val="28"/>
                <w:u w:color="ffffff"/>
                <w:shd w:val="nil" w:color="auto" w:fill="auto"/>
                <w:rtl w:val="0"/>
                <w:lang w:val="en-US"/>
                <w14:textFill>
                  <w14:solidFill>
                    <w14:srgbClr w14:val="FFFFFF"/>
                  </w14:solidFill>
                </w14:textFill>
              </w:rPr>
              <w:t>Natural Language-to-SQL (NL2SQL) System</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Understanding the NL2SQL evaluation context</w:t>
            </w:r>
          </w:p>
        </w:tc>
      </w:tr>
    </w:tbl>
    <w:p>
      <w:pPr>
        <w:pStyle w:val="Body"/>
        <w:widowControl w:val="0"/>
        <w:rPr>
          <w:rStyle w:val="eop"/>
        </w:rPr>
      </w:pPr>
    </w:p>
    <w:p>
      <w:pPr>
        <w:pStyle w:val="Body"/>
        <w:spacing w:before="80"/>
      </w:pPr>
    </w:p>
    <w:p>
      <w:pPr>
        <w:pStyle w:val="Body"/>
        <w:spacing w:before="60" w:after="60"/>
      </w:pPr>
      <w:r>
        <w:rPr>
          <w:rStyle w:val="eop"/>
          <w:rtl w:val="0"/>
          <w:lang w:val="en-US"/>
        </w:rPr>
        <w:t xml:space="preserve">Genie is a natural language-to-SQL (NL2SQL) system. When a business user asks a question, Genie generates a SQL query and executes it against Unity Catalog data, returning a result set </w:t>
      </w:r>
      <w:r>
        <w:rPr>
          <w:rStyle w:val="eop"/>
          <w:rtl w:val="0"/>
        </w:rPr>
        <w:t xml:space="preserve">– </w:t>
      </w:r>
      <w:r>
        <w:rPr>
          <w:rStyle w:val="eop"/>
          <w:rtl w:val="0"/>
          <w:lang w:val="en-US"/>
        </w:rPr>
        <w:t>all without the user ever having to write a single line of code.</w:t>
      </w:r>
    </w:p>
    <w:p>
      <w:pPr>
        <w:pStyle w:val="Body"/>
        <w:spacing w:before="120" w:after="60"/>
      </w:pPr>
      <w:r>
        <w:rPr>
          <w:rStyle w:val="eop"/>
          <w:rtl w:val="0"/>
          <w:lang w:val="en-US"/>
        </w:rPr>
        <w:t>The table below gives the factors that were considered when developing the evaluation framework for a NL2SQL system.</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00"/>
        <w:gridCol w:w="6960"/>
      </w:tblGrid>
      <w:tr>
        <w:tblPrEx>
          <w:shd w:val="clear" w:color="auto" w:fill="cad1d7"/>
        </w:tblPrEx>
        <w:trPr>
          <w:trHeight w:val="1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Consideration</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How Genie works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and what it means for evaluation</w:t>
            </w:r>
          </w:p>
        </w:tc>
      </w:tr>
      <w:tr>
        <w:tblPrEx>
          <w:shd w:val="clear" w:color="auto" w:fill="cad1d7"/>
        </w:tblPrEx>
        <w:trPr>
          <w:trHeight w:val="3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Primary accuracy question</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Did Genie</w:t>
            </w:r>
            <w:r>
              <w:rPr>
                <w:sz w:val="18"/>
                <w:szCs w:val="18"/>
                <w:shd w:val="nil" w:color="auto" w:fill="auto"/>
                <w:rtl w:val="0"/>
                <w:lang w:val="en-US"/>
              </w:rPr>
              <w:t>’</w:t>
            </w:r>
            <w:r>
              <w:rPr>
                <w:sz w:val="18"/>
                <w:szCs w:val="18"/>
                <w:shd w:val="nil" w:color="auto" w:fill="auto"/>
                <w:rtl w:val="0"/>
                <w:lang w:val="en-US"/>
              </w:rPr>
              <w:t>s SQL logic return the correct result set? Specifically: right tables, right filters, right aggregations, and no silent row omissions.</w:t>
            </w:r>
          </w:p>
        </w:tc>
      </w:tr>
      <w:tr>
        <w:tblPrEx>
          <w:shd w:val="clear" w:color="auto" w:fill="cad1d7"/>
        </w:tblPrEx>
        <w:trPr>
          <w:trHeight w:val="5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Primary failure mode</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Incorrect SQL </w:t>
            </w:r>
            <w:r>
              <w:rPr>
                <w:sz w:val="18"/>
                <w:szCs w:val="18"/>
                <w:shd w:val="nil" w:color="auto" w:fill="auto"/>
                <w:rtl w:val="0"/>
                <w:lang w:val="en-US"/>
              </w:rPr>
              <w:t xml:space="preserve">— </w:t>
            </w:r>
            <w:r>
              <w:rPr>
                <w:sz w:val="18"/>
                <w:szCs w:val="18"/>
                <w:shd w:val="nil" w:color="auto" w:fill="auto"/>
                <w:rtl w:val="0"/>
                <w:lang w:val="en-US"/>
              </w:rPr>
              <w:t>not hallucination. Genie can produce a confident, well-formatted result set that is entirely wrong because the SQL filtered incorrectly, joined the wrong tables, or aggregated at the wrong level.</w:t>
            </w:r>
          </w:p>
        </w:tc>
      </w:tr>
      <w:tr>
        <w:tblPrEx>
          <w:shd w:val="clear" w:color="auto" w:fill="cad1d7"/>
        </w:tblPrEx>
        <w:trPr>
          <w:trHeight w:val="5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Why SQL errors are dangerous</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A business user who cannot read SQL has no way to detect that the result set is wrong. An incorrect answer that looks correct is more dangerous than an obvious non-answer.</w:t>
            </w:r>
          </w:p>
        </w:tc>
      </w:tr>
      <w:tr>
        <w:tblPrEx>
          <w:shd w:val="clear" w:color="auto" w:fill="cad1d7"/>
        </w:tblPrEx>
        <w:trPr>
          <w:trHeight w:val="81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Automated scoring tool</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Genie's native Benchmarks feature </w:t>
            </w:r>
            <w:r>
              <w:rPr>
                <w:sz w:val="18"/>
                <w:szCs w:val="18"/>
                <w:shd w:val="nil" w:color="auto" w:fill="auto"/>
                <w:rtl w:val="0"/>
                <w:lang w:val="en-US"/>
              </w:rPr>
              <w:t xml:space="preserve">— </w:t>
            </w:r>
            <w:r>
              <w:rPr>
                <w:sz w:val="18"/>
                <w:szCs w:val="18"/>
                <w:shd w:val="nil" w:color="auto" w:fill="auto"/>
                <w:rtl w:val="0"/>
                <w:lang w:val="en-US"/>
              </w:rPr>
              <w:t>compares Genie's result set against a pre-written SQL answer. Every within-scope question</w:t>
            </w:r>
            <w:r>
              <w:rPr>
                <w:b w:val="1"/>
                <w:bCs w:val="1"/>
                <w:shd w:val="nil" w:color="auto" w:fill="auto"/>
                <w:rtl w:val="0"/>
                <w:lang w:val="en-US"/>
              </w:rPr>
              <w:t>*</w:t>
            </w:r>
            <w:r>
              <w:rPr>
                <w:sz w:val="18"/>
                <w:szCs w:val="18"/>
                <w:shd w:val="nil" w:color="auto" w:fill="auto"/>
                <w:rtl w:val="0"/>
                <w:lang w:val="en-US"/>
              </w:rPr>
              <w:t xml:space="preserve"> must have a SQL answer so every question auto-scores </w:t>
            </w:r>
            <w:r>
              <w:rPr>
                <w:sz w:val="18"/>
                <w:szCs w:val="18"/>
                <w:shd w:val="nil" w:color="auto" w:fill="auto"/>
                <w:rtl w:val="0"/>
                <w:lang w:val="en-US"/>
              </w:rPr>
              <w:t>“</w:t>
            </w:r>
            <w:r>
              <w:rPr>
                <w:sz w:val="18"/>
                <w:szCs w:val="18"/>
                <w:shd w:val="nil" w:color="auto" w:fill="auto"/>
                <w:rtl w:val="0"/>
                <w:lang w:val="en-US"/>
              </w:rPr>
              <w:t>Good</w:t>
            </w:r>
            <w:r>
              <w:rPr>
                <w:sz w:val="18"/>
                <w:szCs w:val="18"/>
                <w:shd w:val="nil" w:color="auto" w:fill="auto"/>
                <w:rtl w:val="0"/>
                <w:lang w:val="en-US"/>
              </w:rPr>
              <w:t xml:space="preserve">” </w:t>
            </w:r>
            <w:r>
              <w:rPr>
                <w:sz w:val="18"/>
                <w:szCs w:val="18"/>
                <w:shd w:val="nil" w:color="auto" w:fill="auto"/>
                <w:rtl w:val="0"/>
                <w:lang w:val="en-US"/>
              </w:rPr>
              <w:t xml:space="preserve">or </w:t>
            </w:r>
            <w:r>
              <w:rPr>
                <w:sz w:val="18"/>
                <w:szCs w:val="18"/>
                <w:shd w:val="nil" w:color="auto" w:fill="auto"/>
                <w:rtl w:val="0"/>
                <w:lang w:val="en-US"/>
              </w:rPr>
              <w:t>“</w:t>
            </w:r>
            <w:r>
              <w:rPr>
                <w:sz w:val="18"/>
                <w:szCs w:val="18"/>
                <w:shd w:val="nil" w:color="auto" w:fill="auto"/>
                <w:rtl w:val="0"/>
                <w:lang w:val="en-US"/>
              </w:rPr>
              <w:t>Bad</w:t>
            </w:r>
            <w:r>
              <w:rPr>
                <w:sz w:val="18"/>
                <w:szCs w:val="18"/>
                <w:shd w:val="nil" w:color="auto" w:fill="auto"/>
                <w:rtl w:val="0"/>
                <w:lang w:val="en-US"/>
              </w:rPr>
              <w:t>”</w:t>
            </w:r>
            <w:r>
              <w:rPr>
                <w:sz w:val="18"/>
                <w:szCs w:val="18"/>
                <w:shd w:val="nil" w:color="auto" w:fill="auto"/>
                <w:rtl w:val="0"/>
                <w:lang w:val="en-US"/>
              </w:rPr>
              <w:t xml:space="preserve">. </w:t>
            </w:r>
            <w:r>
              <w:rPr>
                <w:sz w:val="18"/>
                <w:szCs w:val="18"/>
                <w:shd w:val="nil" w:color="auto" w:fill="auto"/>
                <w:rtl w:val="0"/>
                <w:lang w:val="en-US"/>
              </w:rPr>
              <w:t>“</w:t>
            </w:r>
            <w:r>
              <w:rPr>
                <w:sz w:val="18"/>
                <w:szCs w:val="18"/>
                <w:shd w:val="nil" w:color="auto" w:fill="auto"/>
                <w:rtl w:val="0"/>
                <w:lang w:val="en-US"/>
              </w:rPr>
              <w:t>Manual Review Needed</w:t>
            </w:r>
            <w:r>
              <w:rPr>
                <w:sz w:val="18"/>
                <w:szCs w:val="18"/>
                <w:shd w:val="nil" w:color="auto" w:fill="auto"/>
                <w:rtl w:val="0"/>
                <w:lang w:val="en-US"/>
              </w:rPr>
              <w:t xml:space="preserve">” </w:t>
            </w:r>
            <w:r>
              <w:rPr>
                <w:sz w:val="18"/>
                <w:szCs w:val="18"/>
                <w:shd w:val="nil" w:color="auto" w:fill="auto"/>
                <w:rtl w:val="0"/>
                <w:lang w:val="en-US"/>
              </w:rPr>
              <w:t>is an exception to investigate, not a planned scoring category.</w:t>
            </w:r>
          </w:p>
        </w:tc>
      </w:tr>
      <w:tr>
        <w:tblPrEx>
          <w:shd w:val="clear" w:color="auto" w:fill="cad1d7"/>
        </w:tblPrEx>
        <w:trPr>
          <w:trHeight w:val="7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Academic benchmark context</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tblPrEx>
          <w:shd w:val="clear" w:color="auto" w:fill="cad1d7"/>
        </w:tblPrEx>
        <w:trPr>
          <w:trHeight w:val="3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Human review focus</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Domain SMEs review SQL logic correctness and result-set completeness </w:t>
            </w:r>
            <w:r>
              <w:rPr>
                <w:sz w:val="18"/>
                <w:szCs w:val="18"/>
                <w:shd w:val="nil" w:color="auto" w:fill="auto"/>
                <w:rtl w:val="0"/>
                <w:lang w:val="en-US"/>
              </w:rPr>
              <w:t xml:space="preserve">— </w:t>
            </w:r>
            <w:r>
              <w:rPr>
                <w:sz w:val="18"/>
                <w:szCs w:val="18"/>
                <w:shd w:val="nil" w:color="auto" w:fill="auto"/>
                <w:rtl w:val="0"/>
                <w:lang w:val="en-US"/>
              </w:rPr>
              <w:t>did this SQL return the right rows with the right values?</w:t>
            </w:r>
          </w:p>
        </w:tc>
      </w:tr>
    </w:tbl>
    <w:p>
      <w:pPr>
        <w:pStyle w:val="Body"/>
        <w:widowControl w:val="0"/>
        <w:spacing w:before="40"/>
      </w:pPr>
    </w:p>
    <w:p>
      <w:pPr>
        <w:pStyle w:val="Body"/>
        <w:spacing w:before="60"/>
      </w:pPr>
      <w:r>
        <w:rPr>
          <w:i w:val="1"/>
          <w:iCs w:val="1"/>
          <w:sz w:val="19"/>
          <w:szCs w:val="19"/>
          <w:rtl w:val="0"/>
          <w:lang w:val="en-US"/>
        </w:rPr>
        <w:t xml:space="preserve">*Note: the evaluation framework distinguishes between within-scope (standard and edge) and out-of-scope questions. Out-of-scope questions should never be answered by Genie and thus do not need a SQL answer. </w:t>
      </w:r>
      <w:r>
        <w:rPr>
          <w:rFonts w:ascii="Arial Unicode MS" w:cs="Arial Unicode MS" w:hAnsi="Arial Unicode MS" w:eastAsia="Arial Unicode MS"/>
          <w:b w:val="0"/>
          <w:bCs w:val="0"/>
          <w:i w:val="0"/>
          <w:iCs w:val="0"/>
          <w:sz w:val="19"/>
          <w:szCs w:val="19"/>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2  </w:t>
            </w:r>
            <w:r>
              <w:rPr>
                <w:b w:val="1"/>
                <w:bCs w:val="1"/>
                <w:outline w:val="0"/>
                <w:color w:val="ffffff"/>
                <w:sz w:val="28"/>
                <w:szCs w:val="28"/>
                <w:u w:color="ffffff"/>
                <w:shd w:val="nil" w:color="auto" w:fill="auto"/>
                <w:rtl w:val="0"/>
                <w:lang w:val="en-US"/>
                <w14:textFill>
                  <w14:solidFill>
                    <w14:srgbClr w14:val="FFFFFF"/>
                  </w14:solidFill>
                </w14:textFill>
              </w:rPr>
              <w:t>Risk Classification</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Assign a risk tier before evaluation begins </w:t>
            </w:r>
            <w:r>
              <w:rPr>
                <w:i w:val="1"/>
                <w:iCs w:val="1"/>
                <w:outline w:val="0"/>
                <w:color w:val="c8dcf0"/>
                <w:sz w:val="18"/>
                <w:szCs w:val="18"/>
                <w:u w:color="c8dcf0"/>
                <w:shd w:val="nil" w:color="auto" w:fill="auto"/>
                <w:rtl w:val="0"/>
                <w:lang w:val="en-US"/>
                <w14:textFill>
                  <w14:solidFill>
                    <w14:srgbClr w14:val="C8DCF0"/>
                  </w14:solidFill>
                </w14:textFill>
              </w:rPr>
              <w:t xml:space="preserve">— </w:t>
            </w:r>
            <w:r>
              <w:rPr>
                <w:i w:val="1"/>
                <w:iCs w:val="1"/>
                <w:outline w:val="0"/>
                <w:color w:val="c8dcf0"/>
                <w:sz w:val="18"/>
                <w:szCs w:val="18"/>
                <w:u w:color="c8dcf0"/>
                <w:shd w:val="nil" w:color="auto" w:fill="auto"/>
                <w:rtl w:val="0"/>
                <w:lang w:val="en-US"/>
                <w14:textFill>
                  <w14:solidFill>
                    <w14:srgbClr w14:val="C8DCF0"/>
                  </w14:solidFill>
                </w14:textFill>
              </w:rPr>
              <w:t>all thresholds depend on it</w:t>
            </w:r>
          </w:p>
        </w:tc>
      </w:tr>
    </w:tbl>
    <w:p>
      <w:pPr>
        <w:pStyle w:val="Body"/>
        <w:widowControl w:val="0"/>
        <w:spacing w:before="60"/>
        <w:rPr>
          <w:i w:val="1"/>
          <w:iCs w:val="1"/>
          <w:sz w:val="19"/>
          <w:szCs w:val="19"/>
        </w:rPr>
      </w:pPr>
    </w:p>
    <w:p>
      <w:pPr>
        <w:pStyle w:val="Body"/>
        <w:spacing w:before="80"/>
      </w:pPr>
    </w:p>
    <w:p>
      <w:pPr>
        <w:pStyle w:val="Body"/>
        <w:spacing w:before="60" w:after="60"/>
      </w:pPr>
      <w:r>
        <w:rPr>
          <w:rStyle w:val="eop"/>
          <w:rtl w:val="0"/>
          <w:lang w:val="en-US"/>
        </w:rPr>
        <w:t>A Genie space must have a risk tier formally assigned and documented before any evaluation activity begins (</w:t>
      </w:r>
      <w:r>
        <w:rPr>
          <w:i w:val="1"/>
          <w:iCs w:val="1"/>
          <w:rtl w:val="0"/>
          <w:lang w:val="en-US"/>
        </w:rPr>
        <w:t>note: risk tier assignment should be done in collaboration with the Director</w:t>
      </w:r>
      <w:r>
        <w:rPr>
          <w:i w:val="1"/>
          <w:iCs w:val="1"/>
          <w:rtl w:val="1"/>
        </w:rPr>
        <w:t>’</w:t>
      </w:r>
      <w:r>
        <w:rPr>
          <w:i w:val="1"/>
          <w:iCs w:val="1"/>
          <w:rtl w:val="0"/>
          <w:lang w:val="en-US"/>
        </w:rPr>
        <w:t>s office</w:t>
      </w:r>
      <w:r>
        <w:rPr>
          <w:rStyle w:val="eop"/>
          <w:rtl w:val="0"/>
          <w:lang w:val="en-US"/>
        </w:rPr>
        <w:t xml:space="preserve">). It cannot be revised after results are seen. The only time risk tier can be reassigned is if the space scope changes due to iterative development of the space (see </w:t>
      </w:r>
      <w:r>
        <w:rPr>
          <w:i w:val="1"/>
          <w:iCs w:val="1"/>
          <w:rtl w:val="0"/>
          <w:lang w:val="de-DE"/>
        </w:rPr>
        <w:t>Databricks Genie Space Best Practice Guide</w:t>
      </w:r>
      <w:r>
        <w:rPr>
          <w:rStyle w:val="eop"/>
          <w:rtl w:val="0"/>
          <w:lang w:val="en-US"/>
        </w:rPr>
        <w:t>). This requirement is established based on the ISACA AI Risk Tolerance Framework (Carmichael, 2024).</w:t>
      </w:r>
    </w:p>
    <w:p>
      <w:pPr>
        <w:pStyle w:val="Body"/>
        <w:spacing w:before="60" w:after="60"/>
      </w:pPr>
    </w:p>
    <w:p>
      <w:pPr>
        <w:pStyle w:val="Body"/>
        <w:spacing w:before="60" w:after="60"/>
      </w:pPr>
      <w:r>
        <w:rPr>
          <w:rStyle w:val="eop"/>
          <w:rtl w:val="0"/>
          <w:lang w:val="en-US"/>
        </w:rPr>
        <w:t>The table below defines the characteristics assigned to each risk tier to help guide tier selection when starting a space. Risk tier decisions must be approved by the Director</w:t>
      </w:r>
      <w:r>
        <w:rPr>
          <w:rStyle w:val="eop"/>
          <w:rtl w:val="1"/>
        </w:rPr>
        <w:t>’</w:t>
      </w:r>
      <w:r>
        <w:rPr>
          <w:rStyle w:val="eop"/>
          <w:rtl w:val="0"/>
          <w:lang w:val="en-US"/>
        </w:rPr>
        <w:t>s office before beginning.</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3680"/>
        <w:gridCol w:w="3680"/>
      </w:tblGrid>
      <w:tr>
        <w:tblPrEx>
          <w:shd w:val="clear" w:color="auto" w:fill="cad1d7"/>
        </w:tblPrEx>
        <w:trPr>
          <w:trHeight w:val="1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Risk Tier</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Space characteristics</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Examples</w:t>
            </w:r>
          </w:p>
        </w:tc>
      </w:tr>
      <w:tr>
        <w:tblPrEx>
          <w:shd w:val="clear" w:color="auto" w:fill="cad1d7"/>
        </w:tblPrEx>
        <w:trPr>
          <w:trHeight w:val="5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Low</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Informational or exploratory queries only. An incorrect answer causes inconvenience, not harm.</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General data queries for export or exploration purposes.</w:t>
            </w:r>
          </w:p>
        </w:tc>
      </w:tr>
      <w:tr>
        <w:tblPrEx>
          <w:shd w:val="clear" w:color="auto" w:fill="cad1d7"/>
        </w:tblPrEx>
        <w:trPr>
          <w:trHeight w:val="7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Medium</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Outputs are used for more informative purposes. An incorrect answer could cause misdirected effort, but the level of impact is considered less serious.</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Portfolio summary reporting. Data analysis via chat mode. Use cases with multi-level review.</w:t>
            </w:r>
          </w:p>
        </w:tc>
      </w:tr>
      <w:tr>
        <w:tblPrEx>
          <w:shd w:val="clear" w:color="auto" w:fill="cad1d7"/>
        </w:tblPrEx>
        <w:trPr>
          <w:trHeight w:val="9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High</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Outputs directly help inform sensitive or critical regulatory, compliance or policy decisions. An incorrect answer that goes undetected would cause significant concern or exposure.</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Compliance reporting inputs. Complicated analyses using agent mode. Sensitive use cases without established layers of review.</w:t>
            </w:r>
          </w:p>
        </w:tc>
      </w:tr>
    </w:tbl>
    <w:p>
      <w:pPr>
        <w:pStyle w:val="Body"/>
        <w:widowControl w:val="0"/>
        <w:spacing w:before="4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6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Arial Unicode MS" w:cs="Arial Unicode MS" w:hAnsi="Arial Unicode MS" w:eastAsia="Arial Unicode MS" w:hint="default"/>
                <w:b w:val="0"/>
                <w:bCs w:val="0"/>
                <w:i w:val="0"/>
                <w:iCs w:val="0"/>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w:t>
            </w:r>
            <w:r>
              <w:rPr>
                <w:b w:val="1"/>
                <w:bCs w:val="1"/>
                <w:outline w:val="0"/>
                <w:color w:val="7b1a1a"/>
                <w:u w:color="7b1a1a"/>
                <w:shd w:val="nil" w:color="auto" w:fill="auto"/>
                <w:rtl w:val="0"/>
                <w:lang w:val="en-US"/>
                <w14:textFill>
                  <w14:solidFill>
                    <w14:srgbClr w14:val="7B1A1A"/>
                  </w14:solidFill>
                </w14:textFill>
              </w:rPr>
              <w:t>Important Note</w:t>
            </w:r>
          </w:p>
          <w:p>
            <w:pPr>
              <w:pStyle w:val="Body"/>
              <w:bidi w:val="0"/>
              <w:spacing w:before="60" w:after="60"/>
              <w:ind w:left="0" w:right="0" w:firstLine="0"/>
              <w:jc w:val="left"/>
              <w:rPr>
                <w:rtl w:val="0"/>
              </w:rPr>
            </w:pPr>
            <w:r>
              <w:rPr>
                <w:sz w:val="19"/>
                <w:szCs w:val="19"/>
                <w:shd w:val="nil" w:color="auto" w:fill="auto"/>
                <w:rtl w:val="0"/>
                <w:lang w:val="en-US"/>
              </w:rPr>
              <w:t>Risk tier must be formally assigned and approved by the Director</w:t>
            </w:r>
            <w:r>
              <w:rPr>
                <w:sz w:val="19"/>
                <w:szCs w:val="19"/>
                <w:shd w:val="nil" w:color="auto" w:fill="auto"/>
                <w:rtl w:val="0"/>
                <w:lang w:val="en-US"/>
              </w:rPr>
              <w:t>’</w:t>
            </w:r>
            <w:r>
              <w:rPr>
                <w:sz w:val="19"/>
                <w:szCs w:val="19"/>
                <w:shd w:val="nil" w:color="auto" w:fill="auto"/>
                <w:rtl w:val="0"/>
                <w:lang w:val="en-US"/>
              </w:rPr>
              <w:t xml:space="preserve">s office before evaluation begins. A space can move to a higher risk tier over time as the space is iteratively expanded. Each time the space charter is updated the risk tier should be reconfirmed (see </w:t>
            </w:r>
            <w:r>
              <w:rPr>
                <w:i w:val="1"/>
                <w:iCs w:val="1"/>
                <w:sz w:val="18"/>
                <w:szCs w:val="18"/>
                <w:shd w:val="nil" w:color="auto" w:fill="auto"/>
                <w:rtl w:val="0"/>
                <w:lang w:val="en-US"/>
              </w:rPr>
              <w:t>Databricks Genie Space Best Practice Guide</w:t>
            </w:r>
            <w:r>
              <w:rPr>
                <w:sz w:val="19"/>
                <w:szCs w:val="19"/>
                <w:shd w:val="nil" w:color="auto" w:fill="auto"/>
                <w:rtl w:val="0"/>
                <w:lang w:val="en-US"/>
              </w:rPr>
              <w:t>). If the space</w:t>
            </w:r>
            <w:r>
              <w:rPr>
                <w:sz w:val="19"/>
                <w:szCs w:val="19"/>
                <w:shd w:val="nil" w:color="auto" w:fill="auto"/>
                <w:rtl w:val="0"/>
                <w:lang w:val="en-US"/>
              </w:rPr>
              <w:t>’</w:t>
            </w:r>
            <w:r>
              <w:rPr>
                <w:sz w:val="19"/>
                <w:szCs w:val="19"/>
                <w:shd w:val="nil" w:color="auto" w:fill="auto"/>
                <w:rtl w:val="0"/>
                <w:lang w:val="en-US"/>
              </w:rPr>
              <w:t>s risk tier moves to a more sensitive level it must be re-evaluated starting at Layer 1.</w:t>
            </w:r>
          </w:p>
        </w:tc>
      </w:tr>
    </w:tbl>
    <w:p>
      <w:pPr>
        <w:pStyle w:val="Body"/>
        <w:widowControl w:val="0"/>
        <w:spacing w:before="80"/>
      </w:pPr>
    </w:p>
    <w:p>
      <w:pPr>
        <w:pStyle w:val="Body"/>
      </w:pP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3  </w:t>
            </w:r>
            <w:r>
              <w:rPr>
                <w:b w:val="1"/>
                <w:bCs w:val="1"/>
                <w:outline w:val="0"/>
                <w:color w:val="ffffff"/>
                <w:sz w:val="28"/>
                <w:szCs w:val="28"/>
                <w:u w:color="ffffff"/>
                <w:shd w:val="nil" w:color="auto" w:fill="auto"/>
                <w:rtl w:val="0"/>
                <w:lang w:val="en-US"/>
                <w14:textFill>
                  <w14:solidFill>
                    <w14:srgbClr w14:val="FFFFFF"/>
                  </w14:solidFill>
                </w14:textFill>
              </w:rPr>
              <w:t>Genie UI Feedback vs. Structured Review</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Research backing evaluation principles </w:t>
            </w:r>
          </w:p>
        </w:tc>
      </w:tr>
    </w:tbl>
    <w:p>
      <w:pPr>
        <w:pStyle w:val="Body"/>
        <w:widowControl w:val="0"/>
        <w:rPr>
          <w:rStyle w:val="eop"/>
        </w:rPr>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604" w:hRule="atLeast"/>
        </w:trPr>
        <w:tc>
          <w:tcPr>
            <w:tcW w:type="dxa" w:w="9360"/>
            <w:tcBorders>
              <w:top w:val="single" w:color="000000" w:sz="4" w:space="0" w:shadow="0" w:frame="0"/>
              <w:left w:val="single" w:color="4a1a7b" w:sz="18" w:space="0" w:shadow="0" w:frame="0"/>
              <w:bottom w:val="single" w:color="000000" w:sz="4" w:space="0" w:shadow="0" w:frame="0"/>
              <w:right w:val="single" w:color="000000" w:sz="4" w:space="0" w:shadow="0" w:frame="0"/>
            </w:tcBorders>
            <w:shd w:val="clear" w:color="auto" w:fill="ede7f6"/>
            <w:tcMar>
              <w:top w:type="dxa" w:w="80"/>
              <w:left w:type="dxa" w:w="80"/>
              <w:bottom w:type="dxa" w:w="80"/>
              <w:right w:type="dxa" w:w="80"/>
            </w:tcMar>
            <w:vAlign w:val="top"/>
          </w:tcPr>
          <w:p>
            <w:pPr>
              <w:pStyle w:val="Body"/>
              <w:spacing w:after="60"/>
              <w:rPr>
                <w:shd w:val="nil" w:color="auto" w:fill="auto"/>
              </w:rPr>
            </w:pPr>
            <w:r>
              <w:rPr>
                <w:b w:val="1"/>
                <w:bCs w:val="1"/>
                <w:outline w:val="0"/>
                <w:color w:val="4a1a7b"/>
                <w:u w:color="4a1a7b"/>
                <w:shd w:val="nil" w:color="auto" w:fill="auto"/>
                <w:rtl w:val="0"/>
                <w:lang w:val="en-US"/>
                <w14:textFill>
                  <w14:solidFill>
                    <w14:srgbClr w14:val="4A1A7B"/>
                  </w14:solidFill>
                </w14:textFill>
              </w:rPr>
              <w:t>Core Principle: Genie's UI feedback mechanism is designed for ongoing production monitoring. It is not a stand-in for a pre-deployment evaluation tool.</w:t>
            </w:r>
          </w:p>
          <w:p>
            <w:pPr>
              <w:pStyle w:val="Body"/>
              <w:bidi w:val="0"/>
              <w:spacing w:before="60" w:after="60"/>
              <w:ind w:left="0" w:right="0" w:firstLine="0"/>
              <w:jc w:val="left"/>
              <w:rPr>
                <w:shd w:val="nil" w:color="auto" w:fill="auto"/>
                <w:rtl w:val="0"/>
              </w:rPr>
            </w:pPr>
            <w:r>
              <w:rPr>
                <w:sz w:val="19"/>
                <w:szCs w:val="19"/>
                <w:shd w:val="nil" w:color="auto" w:fill="auto"/>
                <w:rtl w:val="0"/>
                <w:lang w:val="en-US"/>
              </w:rPr>
              <w:t xml:space="preserve">The Genie UI provides thumbs up/down ratings, 'Ask for Review' requests, and the Monitor tab. These are purpose-built for post-deployment quality monitoring. They are not designed to produce the scored, auditable evidence required for a deployment gate decision </w:t>
            </w:r>
            <w:r>
              <w:rPr>
                <w:sz w:val="19"/>
                <w:szCs w:val="19"/>
                <w:shd w:val="nil" w:color="auto" w:fill="auto"/>
                <w:rtl w:val="0"/>
                <w:lang w:val="en-US"/>
              </w:rPr>
              <w:t xml:space="preserve">– </w:t>
            </w:r>
            <w:r>
              <w:rPr>
                <w:sz w:val="19"/>
                <w:szCs w:val="19"/>
                <w:shd w:val="nil" w:color="auto" w:fill="auto"/>
                <w:rtl w:val="0"/>
                <w:lang w:val="en-US"/>
              </w:rPr>
              <w:t>though it can be used to supplement human review layers and help improve accuracy during the pilot.</w:t>
            </w:r>
          </w:p>
          <w:p>
            <w:pPr>
              <w:pStyle w:val="Body"/>
              <w:spacing w:before="40"/>
              <w:rPr>
                <w:shd w:val="nil" w:color="auto" w:fill="auto"/>
                <w:lang w:val="en-US"/>
              </w:rPr>
            </w:pPr>
          </w:p>
          <w:p>
            <w:pPr>
              <w:pStyle w:val="Body"/>
              <w:bidi w:val="0"/>
              <w:spacing w:before="60" w:after="60"/>
              <w:ind w:left="0" w:right="0" w:firstLine="0"/>
              <w:jc w:val="left"/>
              <w:rPr>
                <w:rtl w:val="0"/>
              </w:rPr>
            </w:pPr>
            <w:r>
              <w:rPr>
                <w:sz w:val="19"/>
                <w:szCs w:val="19"/>
                <w:shd w:val="nil" w:color="auto" w:fill="auto"/>
                <w:rtl w:val="0"/>
                <w:lang w:val="en-US"/>
              </w:rPr>
              <w:t xml:space="preserve">Using UI feedback clicks as primary deployment gate evidence creates three problems auditing the evaluation process: (1) the signal is sparse </w:t>
            </w:r>
            <w:r>
              <w:rPr>
                <w:sz w:val="19"/>
                <w:szCs w:val="19"/>
                <w:shd w:val="nil" w:color="auto" w:fill="auto"/>
                <w:rtl w:val="0"/>
                <w:lang w:val="en-US"/>
              </w:rPr>
              <w:t xml:space="preserve">— </w:t>
            </w:r>
            <w:r>
              <w:rPr>
                <w:sz w:val="19"/>
                <w:szCs w:val="19"/>
                <w:shd w:val="nil" w:color="auto" w:fill="auto"/>
                <w:rtl w:val="0"/>
                <w:lang w:val="en-US"/>
              </w:rPr>
              <w:t xml:space="preserve">most users do not rate responses; (2) the signal is unstructured </w:t>
            </w:r>
            <w:r>
              <w:rPr>
                <w:sz w:val="19"/>
                <w:szCs w:val="19"/>
                <w:shd w:val="nil" w:color="auto" w:fill="auto"/>
                <w:rtl w:val="0"/>
                <w:lang w:val="en-US"/>
              </w:rPr>
              <w:t xml:space="preserve">— </w:t>
            </w:r>
            <w:r>
              <w:rPr>
                <w:sz w:val="19"/>
                <w:szCs w:val="19"/>
                <w:shd w:val="nil" w:color="auto" w:fill="auto"/>
                <w:rtl w:val="0"/>
                <w:lang w:val="en-US"/>
              </w:rPr>
              <w:t xml:space="preserve">a thumbs down with no comment provides no diagnostic information; and (3) the signal is not scored </w:t>
            </w:r>
            <w:r>
              <w:rPr>
                <w:sz w:val="19"/>
                <w:szCs w:val="19"/>
                <w:shd w:val="nil" w:color="auto" w:fill="auto"/>
                <w:rtl w:val="0"/>
                <w:lang w:val="en-US"/>
              </w:rPr>
              <w:t xml:space="preserve">— </w:t>
            </w:r>
            <w:r>
              <w:rPr>
                <w:sz w:val="19"/>
                <w:szCs w:val="19"/>
                <w:shd w:val="nil" w:color="auto" w:fill="auto"/>
                <w:rtl w:val="0"/>
                <w:lang w:val="en-US"/>
              </w:rPr>
              <w:t>a list of downvotes cannot be converted into a pass rate percentage.</w:t>
            </w:r>
          </w:p>
        </w:tc>
      </w:tr>
    </w:tbl>
    <w:p>
      <w:pPr>
        <w:pStyle w:val="Body"/>
        <w:widowControl w:val="0"/>
        <w:spacing w:before="8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6760"/>
      </w:tblGrid>
      <w:tr>
        <w:tblPrEx>
          <w:shd w:val="clear" w:color="auto" w:fill="cad1d7"/>
        </w:tblPrEx>
        <w:trPr>
          <w:trHeight w:val="1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Genie UI features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Designed for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and NOT designed for</w:t>
            </w:r>
          </w:p>
        </w:tc>
      </w:tr>
      <w:tr>
        <w:tblPrEx>
          <w:shd w:val="clear" w:color="auto" w:fill="cad1d7"/>
        </w:tblPrEx>
        <w:trPr>
          <w:trHeight w:val="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Thumbs up / thumbs down</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Designed for: post-deployment quality signal and knowledge mining. </w:t>
            </w:r>
          </w:p>
          <w:p>
            <w:pPr>
              <w:pStyle w:val="Body"/>
              <w:bidi w:val="0"/>
              <w:spacing w:before="40" w:after="40"/>
              <w:ind w:left="0" w:right="0" w:firstLine="0"/>
              <w:jc w:val="left"/>
              <w:rPr>
                <w:rtl w:val="0"/>
              </w:rPr>
            </w:pPr>
            <w:r>
              <w:rPr>
                <w:sz w:val="18"/>
                <w:szCs w:val="18"/>
                <w:shd w:val="nil" w:color="auto" w:fill="auto"/>
                <w:rtl w:val="0"/>
                <w:lang w:val="en-US"/>
              </w:rPr>
              <w:t>Not designed for: producing a scored result, serving as audit evidence, or replacing structured rubric-based review.</w:t>
            </w:r>
          </w:p>
        </w:tc>
      </w:tr>
      <w:tr>
        <w:tblPrEx>
          <w:shd w:val="clear" w:color="auto" w:fill="cad1d7"/>
        </w:tblPrEx>
        <w:trPr>
          <w:trHeight w:val="8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Ask for Review / Request Review</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Designed for: allowing live users to flag responses they want verified before acting on. Databricks explicitly describes it as helping users 'get a second opinion before presenting findings as factual' </w:t>
            </w:r>
            <w:r>
              <w:rPr>
                <w:sz w:val="18"/>
                <w:szCs w:val="18"/>
                <w:shd w:val="nil" w:color="auto" w:fill="auto"/>
                <w:rtl w:val="0"/>
                <w:lang w:val="en-US"/>
              </w:rPr>
              <w:t xml:space="preserve">— </w:t>
            </w:r>
            <w:r>
              <w:rPr>
                <w:sz w:val="18"/>
                <w:szCs w:val="18"/>
                <w:shd w:val="nil" w:color="auto" w:fill="auto"/>
                <w:rtl w:val="0"/>
                <w:lang w:val="en-US"/>
              </w:rPr>
              <w:t xml:space="preserve">a production use case. </w:t>
            </w:r>
          </w:p>
          <w:p>
            <w:pPr>
              <w:pStyle w:val="Body"/>
              <w:bidi w:val="0"/>
              <w:spacing w:before="40" w:after="40"/>
              <w:ind w:left="0" w:right="0" w:firstLine="0"/>
              <w:jc w:val="left"/>
              <w:rPr>
                <w:rtl w:val="0"/>
              </w:rPr>
            </w:pPr>
            <w:r>
              <w:rPr>
                <w:sz w:val="18"/>
                <w:szCs w:val="18"/>
                <w:shd w:val="nil" w:color="auto" w:fill="auto"/>
                <w:rtl w:val="0"/>
                <w:lang w:val="en-US"/>
              </w:rPr>
              <w:t>Not designed for: pre-deployment Layer 2 SME review.</w:t>
            </w:r>
          </w:p>
        </w:tc>
      </w:tr>
      <w:tr>
        <w:tblPrEx>
          <w:shd w:val="clear" w:color="auto" w:fill="cad1d7"/>
        </w:tblPrEx>
        <w:trPr>
          <w:trHeight w:val="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Monitor tab</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Designed for: reviewing questions asked, user feedback trends, and weekly activity digest after deployment. </w:t>
            </w:r>
          </w:p>
          <w:p>
            <w:pPr>
              <w:pStyle w:val="Body"/>
              <w:bidi w:val="0"/>
              <w:spacing w:before="40" w:after="40"/>
              <w:ind w:left="0" w:right="0" w:firstLine="0"/>
              <w:jc w:val="left"/>
              <w:rPr>
                <w:rtl w:val="0"/>
              </w:rPr>
            </w:pPr>
            <w:r>
              <w:rPr>
                <w:sz w:val="18"/>
                <w:szCs w:val="18"/>
                <w:shd w:val="nil" w:color="auto" w:fill="auto"/>
                <w:rtl w:val="0"/>
                <w:lang w:val="en-US"/>
              </w:rPr>
              <w:t>Not designed for: generating a pre-deployment pass/fail score.</w:t>
            </w:r>
          </w:p>
        </w:tc>
      </w:tr>
      <w:tr>
        <w:tblPrEx>
          <w:shd w:val="clear" w:color="auto" w:fill="cad1d7"/>
        </w:tblPrEx>
        <w:trPr>
          <w:trHeight w:val="3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Benchmarks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Designed for: systematic pre-deployment accuracy testing and ongoing re-evaluation after space changes. This IS the correct tool for Layer 1.</w:t>
            </w:r>
          </w:p>
        </w:tc>
      </w:tr>
    </w:tbl>
    <w:p>
      <w:pPr>
        <w:pStyle w:val="Body"/>
        <w:widowControl w:val="0"/>
        <w:spacing w:before="80"/>
      </w:pPr>
    </w:p>
    <w:p>
      <w:pPr>
        <w:pStyle w:val="Body"/>
        <w:spacing w:before="80"/>
      </w:pP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4  </w:t>
            </w:r>
            <w:r>
              <w:rPr>
                <w:b w:val="1"/>
                <w:bCs w:val="1"/>
                <w:outline w:val="0"/>
                <w:color w:val="ffffff"/>
                <w:sz w:val="28"/>
                <w:szCs w:val="28"/>
                <w:u w:color="ffffff"/>
                <w:shd w:val="nil" w:color="auto" w:fill="auto"/>
                <w:rtl w:val="0"/>
                <w:lang w:val="en-US"/>
                <w14:textFill>
                  <w14:solidFill>
                    <w14:srgbClr w14:val="FFFFFF"/>
                  </w14:solidFill>
                </w14:textFill>
              </w:rPr>
              <w:t>Three-Layer Evaluation Framework Overview</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Summary of each layer and tools used</w:t>
            </w:r>
          </w:p>
        </w:tc>
      </w:tr>
    </w:tbl>
    <w:p>
      <w:pPr>
        <w:pStyle w:val="Body"/>
        <w:widowControl w:val="0"/>
        <w:rPr>
          <w:rStyle w:val="eop"/>
        </w:rPr>
      </w:pPr>
    </w:p>
    <w:p>
      <w:pPr>
        <w:pStyle w:val="Body"/>
        <w:spacing w:before="80"/>
      </w:pPr>
    </w:p>
    <w:p>
      <w:pPr>
        <w:pStyle w:val="Body"/>
        <w:spacing w:before="60" w:after="60"/>
      </w:pPr>
      <w:r>
        <w:rPr>
          <w:rStyle w:val="eop"/>
          <w:rtl w:val="0"/>
          <w:lang w:val="en-US"/>
        </w:rPr>
        <w:t>The table below gives the definition of the key terms used in this framework.</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6760"/>
      </w:tblGrid>
      <w:tr>
        <w:tblPrEx>
          <w:shd w:val="clear" w:color="auto" w:fill="cad1d7"/>
        </w:tblPrEx>
        <w:trPr>
          <w:trHeight w:val="1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Term</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Precise definition and what it is NOT</w:t>
            </w:r>
          </w:p>
        </w:tc>
      </w:tr>
      <w:tr>
        <w:tblPrEx>
          <w:shd w:val="clear" w:color="auto" w:fill="cad1d7"/>
        </w:tblPrEx>
        <w:trPr>
          <w:trHeight w:val="22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Benchmark Run (Layer 1)</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The developer (project lead) runs the full benchmark question set (see </w:t>
            </w:r>
            <w:r>
              <w:rPr>
                <w:i w:val="1"/>
                <w:iCs w:val="1"/>
                <w:sz w:val="18"/>
                <w:szCs w:val="18"/>
                <w:shd w:val="nil" w:color="auto" w:fill="auto"/>
                <w:rtl w:val="0"/>
                <w:lang w:val="en-US"/>
              </w:rPr>
              <w:t xml:space="preserve">Before you Build </w:t>
            </w:r>
            <w:r>
              <w:rPr>
                <w:i w:val="1"/>
                <w:iCs w:val="1"/>
                <w:sz w:val="18"/>
                <w:szCs w:val="18"/>
                <w:shd w:val="nil" w:color="auto" w:fill="auto"/>
                <w:rtl w:val="0"/>
                <w:lang w:val="en-US"/>
              </w:rPr>
              <w:t xml:space="preserve">– </w:t>
            </w:r>
            <w:r>
              <w:rPr>
                <w:i w:val="1"/>
                <w:iCs w:val="1"/>
                <w:sz w:val="18"/>
                <w:szCs w:val="18"/>
                <w:shd w:val="nil" w:color="auto" w:fill="auto"/>
                <w:rtl w:val="0"/>
                <w:lang w:val="en-US"/>
              </w:rPr>
              <w:t>Understanding Your Users</w:t>
            </w:r>
            <w:r>
              <w:rPr>
                <w:i w:val="1"/>
                <w:iCs w:val="1"/>
                <w:sz w:val="18"/>
                <w:szCs w:val="18"/>
                <w:shd w:val="nil" w:color="auto" w:fill="auto"/>
                <w:rtl w:val="0"/>
                <w:lang w:val="en-US"/>
              </w:rPr>
              <w:t xml:space="preserve">’ </w:t>
            </w:r>
            <w:r>
              <w:rPr>
                <w:i w:val="1"/>
                <w:iCs w:val="1"/>
                <w:sz w:val="18"/>
                <w:szCs w:val="18"/>
                <w:shd w:val="nil" w:color="auto" w:fill="auto"/>
                <w:rtl w:val="0"/>
                <w:lang w:val="en-US"/>
              </w:rPr>
              <w:t>Genie Space Needs</w:t>
            </w:r>
            <w:r>
              <w:rPr>
                <w:sz w:val="18"/>
                <w:szCs w:val="18"/>
                <w:shd w:val="nil" w:color="auto" w:fill="auto"/>
                <w:rtl w:val="0"/>
                <w:lang w:val="en-US"/>
              </w:rPr>
              <w:t xml:space="preserve"> and </w:t>
            </w:r>
            <w:r>
              <w:rPr>
                <w:i w:val="1"/>
                <w:iCs w:val="1"/>
                <w:sz w:val="18"/>
                <w:szCs w:val="18"/>
                <w:shd w:val="nil" w:color="auto" w:fill="auto"/>
                <w:rtl w:val="0"/>
                <w:lang w:val="en-US"/>
              </w:rPr>
              <w:t>Databricks Genie Space Best Practice Guide</w:t>
            </w:r>
            <w:r>
              <w:rPr>
                <w:sz w:val="18"/>
                <w:szCs w:val="18"/>
                <w:shd w:val="nil" w:color="auto" w:fill="auto"/>
                <w:rtl w:val="0"/>
                <w:lang w:val="en-US"/>
              </w:rPr>
              <w:t xml:space="preserve">). Every within-scope question has a SQL answer, so every question is automatically scored Good or Bad by comparing Genie's result set against the pre-written SQL answer. Output is a pass rate percentage </w:t>
            </w:r>
            <w:r>
              <w:rPr>
                <w:sz w:val="18"/>
                <w:szCs w:val="18"/>
                <w:shd w:val="nil" w:color="auto" w:fill="auto"/>
                <w:rtl w:val="0"/>
                <w:lang w:val="en-US"/>
              </w:rPr>
              <w:t xml:space="preserve">— </w:t>
            </w:r>
            <w:r>
              <w:rPr>
                <w:sz w:val="18"/>
                <w:szCs w:val="18"/>
                <w:shd w:val="nil" w:color="auto" w:fill="auto"/>
                <w:rtl w:val="0"/>
                <w:lang w:val="en-US"/>
              </w:rPr>
              <w:t xml:space="preserve">scored, auditable, reproducible.  </w:t>
            </w:r>
          </w:p>
          <w:p>
            <w:pPr>
              <w:pStyle w:val="Body"/>
              <w:bidi w:val="0"/>
              <w:spacing w:before="40" w:after="40"/>
              <w:ind w:left="0" w:right="0" w:firstLine="0"/>
              <w:jc w:val="left"/>
              <w:rPr>
                <w:rtl w:val="0"/>
              </w:rPr>
            </w:pPr>
            <w:r>
              <w:rPr>
                <w:sz w:val="18"/>
                <w:szCs w:val="18"/>
                <w:shd w:val="nil" w:color="auto" w:fill="auto"/>
                <w:rtl w:val="0"/>
                <w:lang w:val="en-US"/>
              </w:rPr>
              <w:t xml:space="preserve">WHAT IT IS NOT: Free exploration by the developer asking questions and deciding whether they seem right and making manual pass/fail judgements. That produces subjective impressions. Except for out-of-scope questions, it is also not acceptable for questions to lack SQL answers </w:t>
            </w:r>
            <w:r>
              <w:rPr>
                <w:sz w:val="18"/>
                <w:szCs w:val="18"/>
                <w:shd w:val="nil" w:color="auto" w:fill="auto"/>
                <w:rtl w:val="0"/>
                <w:lang w:val="en-US"/>
              </w:rPr>
              <w:t xml:space="preserve">— </w:t>
            </w:r>
            <w:r>
              <w:rPr>
                <w:sz w:val="18"/>
                <w:szCs w:val="18"/>
                <w:shd w:val="nil" w:color="auto" w:fill="auto"/>
                <w:rtl w:val="0"/>
                <w:lang w:val="en-US"/>
              </w:rPr>
              <w:t>Manual Review Needed results are exceptions to investigate and remediate, not a planned scoring category.</w:t>
            </w:r>
          </w:p>
        </w:tc>
      </w:tr>
      <w:tr>
        <w:tblPrEx>
          <w:shd w:val="clear" w:color="auto" w:fill="cad1d7"/>
        </w:tblPrEx>
        <w:trPr>
          <w:trHeight w:val="1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Subject Expert Matter Structured Review (Layer 2)</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Domain experts complete a standardized offline scoring packet. They score question-and-result-set pairs using a 1-5 scoring rubric (Appendix A). Output is scored and documented with written rationale. The Genie chat UI with its thumbs up/down is used as a supplement to support improving space accuracy. </w:t>
            </w:r>
          </w:p>
          <w:p>
            <w:pPr>
              <w:pStyle w:val="Body"/>
              <w:bidi w:val="0"/>
              <w:spacing w:before="40" w:after="40"/>
              <w:ind w:left="0" w:right="0" w:firstLine="0"/>
              <w:jc w:val="left"/>
              <w:rPr>
                <w:rtl w:val="0"/>
              </w:rPr>
            </w:pPr>
            <w:r>
              <w:rPr>
                <w:sz w:val="18"/>
                <w:szCs w:val="18"/>
                <w:shd w:val="nil" w:color="auto" w:fill="auto"/>
                <w:rtl w:val="0"/>
                <w:lang w:val="en-US"/>
              </w:rPr>
              <w:t xml:space="preserve">WHAT IT IS NOT: Having SMEs use the Genie chat UI and click thumbs up/down or Ask for Review. Those UI tools are production monitoring mechanisms </w:t>
            </w:r>
            <w:r>
              <w:rPr>
                <w:sz w:val="18"/>
                <w:szCs w:val="18"/>
                <w:shd w:val="nil" w:color="auto" w:fill="auto"/>
                <w:rtl w:val="0"/>
                <w:lang w:val="en-US"/>
              </w:rPr>
              <w:t xml:space="preserve">— </w:t>
            </w:r>
            <w:r>
              <w:rPr>
                <w:sz w:val="18"/>
                <w:szCs w:val="18"/>
                <w:shd w:val="nil" w:color="auto" w:fill="auto"/>
                <w:rtl w:val="0"/>
                <w:lang w:val="en-US"/>
              </w:rPr>
              <w:t>they produce unscored, undocumented click signals that cannot support a deployment gate decision or audit review.</w:t>
            </w:r>
          </w:p>
        </w:tc>
      </w:tr>
      <w:tr>
        <w:tblPrEx>
          <w:shd w:val="clear" w:color="auto" w:fill="cad1d7"/>
        </w:tblPrEx>
        <w:trPr>
          <w:trHeight w:val="1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Business User Review/Pilot (Layer 3)</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Business users work through a pre-defined structured task list in the Genie UI and complete a mandatory per-interaction rating form after each response. The per-interaction form is the primary scoring evidence for the gate. The Genie chat UI with its thumbs up/down is used as a supplement to support improving space accuracy. </w:t>
            </w:r>
          </w:p>
          <w:p>
            <w:pPr>
              <w:pStyle w:val="Body"/>
              <w:bidi w:val="0"/>
              <w:spacing w:before="40" w:after="40"/>
              <w:ind w:left="0" w:right="0" w:firstLine="0"/>
              <w:jc w:val="left"/>
              <w:rPr>
                <w:rtl w:val="0"/>
              </w:rPr>
            </w:pPr>
            <w:r>
              <w:rPr>
                <w:sz w:val="18"/>
                <w:szCs w:val="18"/>
                <w:shd w:val="nil" w:color="auto" w:fill="auto"/>
                <w:rtl w:val="0"/>
                <w:lang w:val="en-US"/>
              </w:rPr>
              <w:t>WHAT IT IS NOT: Giving users access and waiting for thumbs up/down feedback over time. A tester who does not complete the structured task list does not contribute valid evaluation data regardless of how many questions they asked.</w:t>
            </w:r>
          </w:p>
        </w:tc>
      </w:tr>
      <w:tr>
        <w:tblPrEx>
          <w:shd w:val="clear" w:color="auto" w:fill="cad1d7"/>
        </w:tblPrEx>
        <w:trPr>
          <w:trHeight w:val="10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UI Feedback (thumbs up/down, Ask for Review, Monitor tab)</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A post-deployment quality monitoring and iterative improvement mechanism. Excellent for catching production errors, triggering knowledge mining, and tracking usage trends.  </w:t>
            </w:r>
          </w:p>
          <w:p>
            <w:pPr>
              <w:pStyle w:val="Body"/>
              <w:bidi w:val="0"/>
              <w:spacing w:before="40" w:after="40"/>
              <w:ind w:left="0" w:right="0" w:firstLine="0"/>
              <w:jc w:val="left"/>
              <w:rPr>
                <w:rtl w:val="0"/>
              </w:rPr>
            </w:pPr>
            <w:r>
              <w:rPr>
                <w:sz w:val="18"/>
                <w:szCs w:val="18"/>
                <w:shd w:val="nil" w:color="auto" w:fill="auto"/>
                <w:rtl w:val="0"/>
                <w:lang w:val="en-US"/>
              </w:rPr>
              <w:t>WHAT IT IS NOT: A pre-deployment evaluation tool. It produces unstructured, inconsistently recorded signal without scores, rubrics, or pass rates.</w:t>
            </w:r>
          </w:p>
        </w:tc>
      </w:tr>
      <w:tr>
        <w:tblPrEx>
          <w:shd w:val="clear" w:color="auto" w:fill="cad1d7"/>
        </w:tblPrEx>
        <w:trPr>
          <w:trHeight w:val="14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Benchmarks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commentRangeStart w:id="0"/>
            <w:r>
              <w:rPr>
                <w:sz w:val="18"/>
                <w:szCs w:val="18"/>
                <w:shd w:val="nil" w:color="auto" w:fill="auto"/>
                <w:rtl w:val="0"/>
                <w:lang w:val="en-US"/>
              </w:rPr>
              <w:t xml:space="preserve">WHAT IT IS: A structured accuracy evaluation tool built into Genie. Databricks describes it as 'moving beyond subjective assessment to measurable validation.' This is the correct tool for Layer 1 </w:t>
            </w:r>
            <w:r>
              <w:rPr>
                <w:sz w:val="18"/>
                <w:szCs w:val="18"/>
                <w:shd w:val="nil" w:color="auto" w:fill="auto"/>
                <w:rtl w:val="0"/>
                <w:lang w:val="en-US"/>
              </w:rPr>
              <w:t xml:space="preserve">— </w:t>
            </w:r>
            <w:r>
              <w:rPr>
                <w:sz w:val="18"/>
                <w:szCs w:val="18"/>
                <w:shd w:val="nil" w:color="auto" w:fill="auto"/>
                <w:rtl w:val="0"/>
                <w:lang w:val="en-US"/>
              </w:rPr>
              <w:t xml:space="preserve">it produces scored, timestamped, reproducible results.  </w:t>
            </w:r>
          </w:p>
          <w:p>
            <w:pPr>
              <w:pStyle w:val="Body"/>
              <w:bidi w:val="0"/>
              <w:spacing w:before="40" w:after="40"/>
              <w:ind w:left="0" w:right="0" w:firstLine="0"/>
              <w:jc w:val="left"/>
              <w:rPr>
                <w:rtl w:val="0"/>
              </w:rPr>
            </w:pPr>
            <w:r>
              <w:rPr>
                <w:sz w:val="18"/>
                <w:szCs w:val="18"/>
                <w:shd w:val="nil" w:color="auto" w:fill="auto"/>
                <w:rtl w:val="0"/>
                <w:lang w:val="en-US"/>
              </w:rPr>
              <w:t>WHAT IT IS NOT: The same as UI feedback. Benchmarks are a structured evaluation mechanism; thumbs up/down are a monitoring mechanism. These are distinct features with distinct purposes.</w:t>
            </w:r>
            <w:commentRangeEnd w:id="0"/>
            <w:r>
              <w:commentReference w:id="0"/>
            </w:r>
          </w:p>
        </w:tc>
      </w:tr>
    </w:tbl>
    <w:p>
      <w:pPr>
        <w:pStyle w:val="Body"/>
        <w:widowControl w:val="0"/>
        <w:spacing w:before="40"/>
      </w:pPr>
    </w:p>
    <w:p>
      <w:pPr>
        <w:pStyle w:val="Body"/>
      </w:pPr>
      <w:r>
        <w:rPr>
          <w:rStyle w:val="eop"/>
          <w:rFonts w:ascii="Arial Unicode MS" w:cs="Arial Unicode MS" w:hAnsi="Arial Unicode MS" w:eastAsia="Arial Unicode MS"/>
          <w:b w:val="0"/>
          <w:bCs w:val="0"/>
          <w:i w:val="0"/>
          <w:iCs w:val="0"/>
        </w:rPr>
        <w:br w:type="page"/>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5  </w:t>
            </w:r>
            <w:r>
              <w:rPr>
                <w:b w:val="1"/>
                <w:bCs w:val="1"/>
                <w:outline w:val="0"/>
                <w:color w:val="ffffff"/>
                <w:sz w:val="28"/>
                <w:szCs w:val="28"/>
                <w:u w:color="ffffff"/>
                <w:shd w:val="nil" w:color="auto" w:fill="auto"/>
                <w:rtl w:val="0"/>
                <w:lang w:val="en-US"/>
                <w14:textFill>
                  <w14:solidFill>
                    <w14:srgbClr w14:val="FFFFFF"/>
                  </w14:solidFill>
                </w14:textFill>
              </w:rPr>
              <w:t>Three-Layer Evaluation Framework Discussion</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All three layers required in sequence </w:t>
            </w:r>
            <w:r>
              <w:rPr>
                <w:i w:val="1"/>
                <w:iCs w:val="1"/>
                <w:outline w:val="0"/>
                <w:color w:val="c8dcf0"/>
                <w:sz w:val="18"/>
                <w:szCs w:val="18"/>
                <w:u w:color="c8dcf0"/>
                <w:shd w:val="nil" w:color="auto" w:fill="auto"/>
                <w:rtl w:val="0"/>
                <w:lang w:val="en-US"/>
                <w14:textFill>
                  <w14:solidFill>
                    <w14:srgbClr w14:val="C8DCF0"/>
                  </w14:solidFill>
                </w14:textFill>
              </w:rPr>
              <w:t xml:space="preserve">— </w:t>
            </w:r>
            <w:r>
              <w:rPr>
                <w:i w:val="1"/>
                <w:iCs w:val="1"/>
                <w:outline w:val="0"/>
                <w:color w:val="c8dcf0"/>
                <w:sz w:val="18"/>
                <w:szCs w:val="18"/>
                <w:u w:color="c8dcf0"/>
                <w:shd w:val="nil" w:color="auto" w:fill="auto"/>
                <w:rtl w:val="0"/>
                <w:lang w:val="en-US"/>
                <w14:textFill>
                  <w14:solidFill>
                    <w14:srgbClr w14:val="C8DCF0"/>
                  </w14:solidFill>
                </w14:textFill>
              </w:rPr>
              <w:t>each tests a distinct failure mode</w:t>
            </w:r>
          </w:p>
        </w:tc>
      </w:tr>
    </w:tbl>
    <w:p>
      <w:pPr>
        <w:pStyle w:val="Body"/>
        <w:widowControl w:val="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3384" w:hRule="atLeast"/>
        </w:trPr>
        <w:tc>
          <w:tcPr>
            <w:tcW w:type="dxa" w:w="9360"/>
            <w:tcBorders>
              <w:top w:val="single" w:color="000000" w:sz="4" w:space="0" w:shadow="0" w:frame="0"/>
              <w:left w:val="single" w:color="1f5c99" w:sz="18" w:space="0" w:shadow="0" w:frame="0"/>
              <w:bottom w:val="single" w:color="000000" w:sz="4" w:space="0" w:shadow="0" w:frame="0"/>
              <w:right w:val="single" w:color="000000" w:sz="4" w:space="0" w:shadow="0" w:frame="0"/>
            </w:tcBorders>
            <w:shd w:val="clear" w:color="auto" w:fill="d6e4f0"/>
            <w:tcMar>
              <w:top w:type="dxa" w:w="80"/>
              <w:left w:type="dxa" w:w="80"/>
              <w:bottom w:type="dxa" w:w="80"/>
              <w:right w:type="dxa" w:w="80"/>
            </w:tcMar>
            <w:vAlign w:val="top"/>
          </w:tcPr>
          <w:p>
            <w:pPr>
              <w:pStyle w:val="Body"/>
              <w:spacing w:after="60"/>
              <w:rPr>
                <w:shd w:val="nil" w:color="auto" w:fill="auto"/>
              </w:rPr>
            </w:pPr>
            <w:r>
              <w:rPr>
                <w:b w:val="1"/>
                <w:bCs w:val="1"/>
                <w:outline w:val="0"/>
                <w:color w:val="1a3f6b"/>
                <w:u w:color="1a3f6b"/>
                <w:shd w:val="nil" w:color="auto" w:fill="auto"/>
                <w:rtl w:val="0"/>
                <w:lang w:val="en-US"/>
                <w14:textFill>
                  <w14:solidFill>
                    <w14:srgbClr w14:val="1A3F6B"/>
                  </w14:solidFill>
                </w14:textFill>
              </w:rPr>
              <w:t>How the three layers relate to each other</w:t>
            </w:r>
          </w:p>
          <w:p>
            <w:pPr>
              <w:pStyle w:val="Body"/>
              <w:bidi w:val="0"/>
              <w:spacing w:before="60" w:after="60"/>
              <w:ind w:left="0" w:right="0" w:firstLine="0"/>
              <w:jc w:val="left"/>
              <w:rPr>
                <w:shd w:val="nil" w:color="auto" w:fill="auto"/>
                <w:rtl w:val="0"/>
              </w:rPr>
            </w:pPr>
            <w:r>
              <w:rPr>
                <w:sz w:val="19"/>
                <w:szCs w:val="19"/>
                <w:shd w:val="nil" w:color="auto" w:fill="auto"/>
                <w:rtl w:val="0"/>
                <w:lang w:val="en-US"/>
              </w:rPr>
              <w:t xml:space="preserve">Layer 1 tests whether Genie generates correct SQL on a controlled benchmark set </w:t>
            </w:r>
            <w:r>
              <w:rPr>
                <w:sz w:val="19"/>
                <w:szCs w:val="19"/>
                <w:shd w:val="nil" w:color="auto" w:fill="auto"/>
                <w:rtl w:val="0"/>
                <w:lang w:val="en-US"/>
              </w:rPr>
              <w:t xml:space="preserve">— </w:t>
            </w:r>
            <w:r>
              <w:rPr>
                <w:sz w:val="19"/>
                <w:szCs w:val="19"/>
                <w:shd w:val="nil" w:color="auto" w:fill="auto"/>
                <w:rtl w:val="0"/>
                <w:lang w:val="en-US"/>
              </w:rPr>
              <w:t xml:space="preserve">automated, objective, scored as a pass rate percentage. Layer 2 tests whether a domain expert agrees that the SQL logic and result sets are correct </w:t>
            </w:r>
            <w:r>
              <w:rPr>
                <w:sz w:val="19"/>
                <w:szCs w:val="19"/>
                <w:shd w:val="nil" w:color="auto" w:fill="auto"/>
                <w:rtl w:val="0"/>
                <w:lang w:val="en-US"/>
              </w:rPr>
              <w:t xml:space="preserve">— </w:t>
            </w:r>
            <w:r>
              <w:rPr>
                <w:sz w:val="19"/>
                <w:szCs w:val="19"/>
                <w:shd w:val="nil" w:color="auto" w:fill="auto"/>
                <w:rtl w:val="0"/>
                <w:lang w:val="en-US"/>
              </w:rPr>
              <w:t xml:space="preserve">human judgment on sampled responses, scored with a 1-5 rubric. Layer 3 tests whether business users can use the space to answer their questions </w:t>
            </w:r>
            <w:r>
              <w:rPr>
                <w:sz w:val="19"/>
                <w:szCs w:val="19"/>
                <w:shd w:val="nil" w:color="auto" w:fill="auto"/>
                <w:rtl w:val="0"/>
                <w:lang w:val="en-US"/>
              </w:rPr>
              <w:t xml:space="preserve">— </w:t>
            </w:r>
            <w:r>
              <w:rPr>
                <w:sz w:val="19"/>
                <w:szCs w:val="19"/>
                <w:shd w:val="nil" w:color="auto" w:fill="auto"/>
                <w:rtl w:val="0"/>
                <w:lang w:val="en-US"/>
              </w:rPr>
              <w:t>structured pilot with a per-interaction rating form.</w:t>
            </w:r>
          </w:p>
          <w:p>
            <w:pPr>
              <w:pStyle w:val="Body"/>
              <w:spacing w:before="40"/>
              <w:rPr>
                <w:shd w:val="nil" w:color="auto" w:fill="auto"/>
                <w:lang w:val="en-US"/>
              </w:rPr>
            </w:pPr>
          </w:p>
          <w:p>
            <w:pPr>
              <w:pStyle w:val="Body"/>
              <w:bidi w:val="0"/>
              <w:spacing w:before="60" w:after="60"/>
              <w:ind w:left="0" w:right="0" w:firstLine="0"/>
              <w:jc w:val="left"/>
              <w:rPr>
                <w:shd w:val="nil" w:color="auto" w:fill="auto"/>
                <w:rtl w:val="0"/>
              </w:rPr>
            </w:pPr>
            <w:r>
              <w:rPr>
                <w:sz w:val="19"/>
                <w:szCs w:val="19"/>
                <w:shd w:val="nil" w:color="auto" w:fill="auto"/>
                <w:rtl w:val="0"/>
                <w:lang w:val="en-US"/>
              </w:rPr>
              <w:t xml:space="preserve">Passing Layer 1 does not predict passing Layer 2. They measure different things. Layer 1 detects SQL result-set errors automatically. Layer 2 detects SQL logic errors and result-set completeness issues that require domain knowledge to identify. A space can score </w:t>
            </w:r>
            <w:r>
              <w:rPr>
                <w:sz w:val="19"/>
                <w:szCs w:val="19"/>
                <w:shd w:val="nil" w:color="auto" w:fill="auto"/>
                <w:rtl w:val="0"/>
                <w:lang w:val="en-US"/>
              </w:rPr>
              <w:t>≥</w:t>
            </w:r>
            <w:r>
              <w:rPr>
                <w:sz w:val="19"/>
                <w:szCs w:val="19"/>
                <w:shd w:val="nil" w:color="auto" w:fill="auto"/>
                <w:rtl w:val="0"/>
                <w:lang w:val="en-US"/>
              </w:rPr>
              <w:t>90% on benchmarks and still have SMEs identify result sets are missing rows that are invisible in aggregate.</w:t>
            </w:r>
          </w:p>
          <w:p>
            <w:pPr>
              <w:pStyle w:val="Body"/>
              <w:spacing w:before="40"/>
              <w:rPr>
                <w:shd w:val="nil" w:color="auto" w:fill="auto"/>
                <w:lang w:val="en-US"/>
              </w:rPr>
            </w:pPr>
          </w:p>
          <w:p>
            <w:pPr>
              <w:pStyle w:val="Body"/>
              <w:bidi w:val="0"/>
              <w:spacing w:before="60" w:after="60"/>
              <w:ind w:left="0" w:right="0" w:firstLine="0"/>
              <w:jc w:val="left"/>
              <w:rPr>
                <w:rtl w:val="0"/>
              </w:rPr>
            </w:pPr>
            <w:r>
              <w:rPr>
                <w:sz w:val="19"/>
                <w:szCs w:val="19"/>
                <w:shd w:val="nil" w:color="auto" w:fill="auto"/>
                <w:rtl w:val="0"/>
                <w:lang w:val="en-US"/>
              </w:rPr>
              <w:t>The three layers are sequential gates, that must be executed in their numeric order. Passing all per-layer thresholds is required for deployment authorization.</w:t>
            </w:r>
          </w:p>
        </w:tc>
      </w:tr>
    </w:tbl>
    <w:p>
      <w:pPr>
        <w:pStyle w:val="Body"/>
        <w:widowControl w:val="0"/>
        <w:spacing w:before="8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3080"/>
        <w:gridCol w:w="4880"/>
      </w:tblGrid>
      <w:tr>
        <w:tblPrEx>
          <w:shd w:val="clear" w:color="auto" w:fill="cad1d7"/>
        </w:tblPrEx>
        <w:trPr>
          <w:trHeight w:val="1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Layer</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Who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and who NOT</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Primary tool and output</w:t>
            </w:r>
          </w:p>
        </w:tc>
      </w:tr>
      <w:tr>
        <w:tblPrEx>
          <w:shd w:val="clear" w:color="auto" w:fill="cad1d7"/>
        </w:tblPrEx>
        <w:trPr>
          <w:trHeight w:val="9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1 </w:t>
            </w:r>
            <w:r>
              <w:rPr>
                <w:sz w:val="18"/>
                <w:szCs w:val="18"/>
                <w:shd w:val="nil" w:color="auto" w:fill="auto"/>
                <w:rtl w:val="0"/>
                <w:lang w:val="en-US"/>
              </w:rPr>
              <w:t xml:space="preserve">— </w:t>
            </w:r>
            <w:r>
              <w:rPr>
                <w:sz w:val="18"/>
                <w:szCs w:val="18"/>
                <w:shd w:val="nil" w:color="auto" w:fill="auto"/>
                <w:rtl w:val="0"/>
                <w:lang w:val="en-US"/>
              </w:rPr>
              <w:t>Internal Benchmark Scoring</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Developer (project lead) only. NOT business users. NOT SMEs.</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Genie Benchmarks (a native feature of the UI). Output: pass rate % = Good </w:t>
            </w:r>
            <w:r>
              <w:rPr>
                <w:sz w:val="18"/>
                <w:szCs w:val="18"/>
                <w:shd w:val="nil" w:color="auto" w:fill="auto"/>
                <w:rtl w:val="0"/>
                <w:lang w:val="en-US"/>
              </w:rPr>
              <w:t xml:space="preserve">÷ </w:t>
            </w:r>
            <w:r>
              <w:rPr>
                <w:sz w:val="18"/>
                <w:szCs w:val="18"/>
                <w:shd w:val="nil" w:color="auto" w:fill="auto"/>
                <w:rtl w:val="0"/>
                <w:lang w:val="en-US"/>
              </w:rPr>
              <w:t xml:space="preserve">total questions. Every in-scope question must have a SQL answer </w:t>
            </w:r>
            <w:r>
              <w:rPr>
                <w:sz w:val="18"/>
                <w:szCs w:val="18"/>
                <w:shd w:val="nil" w:color="auto" w:fill="auto"/>
                <w:rtl w:val="0"/>
                <w:lang w:val="en-US"/>
              </w:rPr>
              <w:t xml:space="preserve">— </w:t>
            </w:r>
            <w:r>
              <w:rPr>
                <w:sz w:val="18"/>
                <w:szCs w:val="18"/>
                <w:shd w:val="nil" w:color="auto" w:fill="auto"/>
                <w:rtl w:val="0"/>
                <w:lang w:val="en-US"/>
              </w:rPr>
              <w:t>Manual Review Needed is an exception to investigate, not a scoring category.</w:t>
            </w:r>
          </w:p>
        </w:tc>
      </w:tr>
      <w:tr>
        <w:tblPrEx>
          <w:shd w:val="clear" w:color="auto" w:fill="cad1d7"/>
        </w:tblPrEx>
        <w:trPr>
          <w:trHeight w:val="7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2 </w:t>
            </w:r>
            <w:r>
              <w:rPr>
                <w:sz w:val="18"/>
                <w:szCs w:val="18"/>
                <w:shd w:val="nil" w:color="auto" w:fill="auto"/>
                <w:rtl w:val="0"/>
                <w:lang w:val="en-US"/>
              </w:rPr>
              <w:t xml:space="preserve">— </w:t>
            </w:r>
            <w:r>
              <w:rPr>
                <w:sz w:val="18"/>
                <w:szCs w:val="18"/>
                <w:shd w:val="nil" w:color="auto" w:fill="auto"/>
                <w:rtl w:val="0"/>
                <w:lang w:val="en-US"/>
              </w:rPr>
              <w:t>SME Structured Review</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Domain SMEs. NOT the developer scoring their own work.</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Offline scoring packet required </w:t>
            </w:r>
            <w:r>
              <w:rPr>
                <w:sz w:val="18"/>
                <w:szCs w:val="18"/>
                <w:shd w:val="nil" w:color="auto" w:fill="auto"/>
                <w:rtl w:val="0"/>
                <w:lang w:val="en-US"/>
              </w:rPr>
              <w:t xml:space="preserve">— </w:t>
            </w:r>
            <w:r>
              <w:rPr>
                <w:sz w:val="18"/>
                <w:szCs w:val="18"/>
                <w:shd w:val="nil" w:color="auto" w:fill="auto"/>
                <w:rtl w:val="0"/>
                <w:lang w:val="en-US"/>
              </w:rPr>
              <w:t>NOT thumbs up/down in the Genie UI. Output: 1-5 scores per dimension with written rationale required for lowest scores.</w:t>
            </w:r>
          </w:p>
        </w:tc>
      </w:tr>
      <w:tr>
        <w:tblPrEx>
          <w:shd w:val="clear" w:color="auto" w:fill="cad1d7"/>
        </w:tblPrEx>
        <w:trPr>
          <w:trHeight w:val="7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3 </w:t>
            </w:r>
            <w:r>
              <w:rPr>
                <w:sz w:val="18"/>
                <w:szCs w:val="18"/>
                <w:shd w:val="nil" w:color="auto" w:fill="auto"/>
                <w:rtl w:val="0"/>
                <w:lang w:val="en-US"/>
              </w:rPr>
              <w:t xml:space="preserve">— </w:t>
            </w:r>
            <w:r>
              <w:rPr>
                <w:sz w:val="18"/>
                <w:szCs w:val="18"/>
                <w:shd w:val="nil" w:color="auto" w:fill="auto"/>
                <w:rtl w:val="0"/>
                <w:lang w:val="en-US"/>
              </w:rPr>
              <w:t>Business User Review (Pilot)</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Business users matched to the space domain. NOT the developer or users with requirements outside the domain.</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Mandatory per-interaction rating form + Genie UI (thumbs up / down, feedback). Output: structured scores per dimension across all testers.</w:t>
            </w:r>
          </w:p>
        </w:tc>
      </w:tr>
    </w:tbl>
    <w:p>
      <w:pPr>
        <w:pStyle w:val="Body"/>
        <w:widowControl w:val="0"/>
        <w:spacing w:before="80"/>
      </w:pPr>
    </w:p>
    <w:p>
      <w:pPr>
        <w:pStyle w:val="Body"/>
        <w:spacing w:before="80"/>
      </w:pPr>
    </w:p>
    <w:p>
      <w:pPr>
        <w:pStyle w:val="Heading 2"/>
        <w:pBdr>
          <w:top w:val="nil"/>
          <w:left w:val="nil"/>
          <w:bottom w:val="single" w:color="d6e4f0" w:sz="4" w:space="0" w:shadow="0" w:frame="0"/>
          <w:right w:val="nil"/>
        </w:pBdr>
      </w:pPr>
      <w:r>
        <w:rPr>
          <w:rStyle w:val="eop"/>
          <w:rtl w:val="0"/>
          <w:lang w:val="en-US"/>
        </w:rPr>
        <w:t xml:space="preserve">5.1  Evaluation Framework Discussion </w:t>
      </w:r>
      <w:r>
        <w:rPr>
          <w:rStyle w:val="eop"/>
          <w:rtl w:val="0"/>
          <w:lang w:val="en-US"/>
        </w:rPr>
        <w:t xml:space="preserve">— </w:t>
      </w:r>
      <w:r>
        <w:rPr>
          <w:rStyle w:val="eop"/>
          <w:rtl w:val="0"/>
          <w:lang w:val="en-US"/>
        </w:rPr>
        <w:t>Three-Layer Approach</w:t>
      </w:r>
    </w:p>
    <w:p>
      <w:pPr>
        <w:pStyle w:val="Body"/>
        <w:spacing w:before="80"/>
      </w:pPr>
      <w:r>
        <w:rPr>
          <w:rStyle w:val="eop"/>
          <w:rtl w:val="0"/>
          <w:lang w:val="en-US"/>
        </w:rPr>
        <w:t xml:space="preserve">The framework described herein evaluates Databricks Genie spaces through three sequential layers, each acting as a gate before the next. No layer is optional, and a space eliminated at an earlier layer does not proceed to the next. Across the framework, </w:t>
      </w:r>
      <w:r>
        <w:rPr>
          <w:b w:val="1"/>
          <w:bCs w:val="1"/>
          <w:rtl w:val="0"/>
          <w:lang w:val="en-US"/>
        </w:rPr>
        <w:t>threshold compliance</w:t>
      </w:r>
      <w:r>
        <w:rPr>
          <w:rStyle w:val="eop"/>
          <w:rtl w:val="0"/>
          <w:lang w:val="en-US"/>
        </w:rPr>
        <w:t xml:space="preserve"> is used to make layer determinations.</w:t>
      </w:r>
    </w:p>
    <w:p>
      <w:pPr>
        <w:pStyle w:val="Body"/>
        <w:spacing w:before="120" w:after="120"/>
      </w:pPr>
      <w:r>
        <w:rPr>
          <w:b w:val="1"/>
          <w:bCs w:val="1"/>
          <w:rtl w:val="0"/>
          <w:lang w:val="en-US"/>
        </w:rPr>
        <w:t>Thresholds determine whether a Genie space is deployable at all</w:t>
      </w:r>
      <w:r>
        <w:rPr>
          <w:rStyle w:val="eop"/>
          <w:rtl w:val="0"/>
        </w:rPr>
        <w:t>.</w:t>
      </w:r>
    </w:p>
    <w:p>
      <w:pPr>
        <w:pStyle w:val="Body"/>
        <w:spacing w:before="80"/>
      </w:pPr>
      <w:r>
        <w:rPr>
          <w:rStyle w:val="eop"/>
          <w:rtl w:val="0"/>
          <w:lang w:val="en-US"/>
        </w:rPr>
        <w:t>Threshold compliance is the control used in all three layers to evaluate a space</w:t>
      </w:r>
      <w:r>
        <w:rPr>
          <w:rStyle w:val="eop"/>
          <w:rtl w:val="1"/>
        </w:rPr>
        <w:t>’</w:t>
      </w:r>
      <w:r>
        <w:rPr>
          <w:rStyle w:val="eop"/>
          <w:rtl w:val="0"/>
          <w:lang w:val="en-US"/>
        </w:rPr>
        <w:t>s potential suitability for deployment. Before any comparative judgement is made, any space being considered for enterprise deployment must clear the thresholds for every scored dimension (see Appendix A for list of dimensions). Threshold floors are set by risk tier. A space that fails on any critical dimension is immediately disqualified regardless of its performance elsewhere. The list of threshold minimums by risk category are provided in Appendix A.</w:t>
      </w: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82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Arial Unicode MS" w:cs="Arial Unicode MS" w:hAnsi="Arial Unicode MS" w:eastAsia="Arial Unicode MS" w:hint="default"/>
                <w:b w:val="0"/>
                <w:bCs w:val="0"/>
                <w:i w:val="0"/>
                <w:iCs w:val="0"/>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Important Warning</w:t>
            </w:r>
          </w:p>
          <w:p>
            <w:pPr>
              <w:pStyle w:val="Body"/>
              <w:bidi w:val="0"/>
              <w:spacing w:before="60" w:after="60"/>
              <w:ind w:left="0" w:right="0" w:firstLine="0"/>
              <w:jc w:val="left"/>
              <w:rPr>
                <w:rtl w:val="0"/>
              </w:rPr>
            </w:pPr>
            <w:r>
              <w:rPr>
                <w:sz w:val="19"/>
                <w:szCs w:val="19"/>
                <w:shd w:val="nil" w:color="auto" w:fill="auto"/>
                <w:rtl w:val="0"/>
                <w:lang w:val="en-US"/>
              </w:rPr>
              <w:t>A space that fails a threshold is disqualified from moving forward. Each space must pass the minimum thresholds for its risk tier at each evaluation layer to be considered for deployment.</w:t>
            </w:r>
          </w:p>
        </w:tc>
      </w:tr>
    </w:tbl>
    <w:p>
      <w:pPr>
        <w:pStyle w:val="Body"/>
        <w:widowControl w:val="0"/>
        <w:rPr>
          <w:rStyle w:val="eop"/>
        </w:rPr>
      </w:pPr>
    </w:p>
    <w:p>
      <w:pPr>
        <w:pStyle w:val="Body"/>
        <w:spacing w:before="80"/>
      </w:pPr>
      <w:r>
        <w:rPr>
          <w:rStyle w:val="eop"/>
          <w:rtl w:val="0"/>
          <w:lang w:val="en-US"/>
        </w:rPr>
        <w:t xml:space="preserve">The table below summarizes the complete step-by-step process for implementing the three-layer evaluation framework. The remainder of this section provides an overview of each evaluation layer and the threshold compliance approach used therein. </w:t>
      </w:r>
    </w:p>
    <w:p>
      <w:pPr>
        <w:pStyle w:val="Body"/>
        <w:spacing w:before="80"/>
      </w:pPr>
    </w:p>
    <w:tbl>
      <w:tblPr>
        <w:tblW w:w="1070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00"/>
        <w:gridCol w:w="2467"/>
        <w:gridCol w:w="2070"/>
        <w:gridCol w:w="1710"/>
        <w:gridCol w:w="2160"/>
      </w:tblGrid>
      <w:tr>
        <w:tblPrEx>
          <w:shd w:val="clear" w:color="auto" w:fill="cad1d7"/>
        </w:tblPrEx>
        <w:trPr>
          <w:trHeight w:val="199"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Layer, Tool &amp; Interface</w:t>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What to Do</w:t>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Outputs</w:t>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Who Scores</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Go/No-Go Gate</w:t>
            </w:r>
          </w:p>
        </w:tc>
      </w:tr>
      <w:tr>
        <w:tblPrEx>
          <w:shd w:val="clear" w:color="auto" w:fill="cad1d7"/>
        </w:tblPrEx>
        <w:trPr>
          <w:trHeight w:val="4680"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 xml:space="preserve">Layer 1 </w:t>
            </w:r>
            <w:r>
              <w:rPr>
                <w:b w:val="1"/>
                <w:bCs w:val="1"/>
                <w:sz w:val="16"/>
                <w:szCs w:val="16"/>
                <w:shd w:val="nil" w:color="auto" w:fill="auto"/>
                <w:rtl w:val="0"/>
                <w:lang w:val="en-US"/>
              </w:rPr>
              <w:t xml:space="preserve">— </w:t>
            </w:r>
            <w:r>
              <w:rPr>
                <w:b w:val="1"/>
                <w:bCs w:val="1"/>
                <w:sz w:val="16"/>
                <w:szCs w:val="16"/>
                <w:shd w:val="nil" w:color="auto" w:fill="auto"/>
                <w:rtl w:val="0"/>
                <w:lang w:val="en-US"/>
              </w:rPr>
              <w:t>Genie Benchmarks</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(Native UI)</w:t>
            </w:r>
          </w:p>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Interface: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Genie UI only </w:t>
            </w:r>
            <w:r>
              <w:rPr>
                <w:sz w:val="16"/>
                <w:szCs w:val="16"/>
                <w:shd w:val="nil" w:color="auto" w:fill="auto"/>
                <w:rtl w:val="0"/>
                <w:lang w:val="en-US"/>
              </w:rPr>
              <w:t xml:space="preserve">— </w:t>
            </w:r>
            <w:r>
              <w:rPr>
                <w:sz w:val="16"/>
                <w:szCs w:val="16"/>
                <w:shd w:val="nil" w:color="auto" w:fill="auto"/>
                <w:rtl w:val="0"/>
                <w:lang w:val="en-US"/>
              </w:rPr>
              <w:t>Benchmarks tab. No chat interface. No separate scoresheet.</w:t>
            </w:r>
          </w:p>
          <w:p>
            <w:pPr>
              <w:pStyle w:val="Body"/>
              <w:spacing w:before="80"/>
              <w:rPr>
                <w:sz w:val="16"/>
                <w:szCs w:val="16"/>
                <w:shd w:val="nil" w:color="auto" w:fill="auto"/>
                <w:lang w:val="en-US"/>
              </w:rPr>
            </w:pPr>
          </w:p>
          <w:p>
            <w:pPr>
              <w:pStyle w:val="Body"/>
              <w:bidi w:val="0"/>
              <w:spacing w:before="80"/>
              <w:ind w:left="0" w:right="0" w:firstLine="0"/>
              <w:jc w:val="left"/>
              <w:rPr>
                <w:rtl w:val="0"/>
              </w:rPr>
            </w:pPr>
            <w:r>
              <w:rPr>
                <w:b w:val="1"/>
                <w:bCs w:val="1"/>
                <w:sz w:val="16"/>
                <w:szCs w:val="16"/>
                <w:shd w:val="nil" w:color="auto" w:fill="auto"/>
                <w:rtl w:val="0"/>
                <w:lang w:val="en-US"/>
              </w:rPr>
              <w:t xml:space="preserve">Note: </w:t>
            </w:r>
            <w:r>
              <w:rPr>
                <w:i w:val="1"/>
                <w:iCs w:val="1"/>
                <w:sz w:val="16"/>
                <w:szCs w:val="16"/>
                <w:shd w:val="nil" w:color="auto" w:fill="auto"/>
                <w:rtl w:val="0"/>
                <w:lang w:val="en-US"/>
              </w:rPr>
              <w:t>Databricks permits questions without SQL answers (returning Manual Review Needed). This evaluation standard requires SQL answers for all in-scope questions to ensure fully objective scoring.</w:t>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Build benchmark question set (30/40/50 questions by risk tier).</w:t>
            </w: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Enter SQL answers for ALL questions </w:t>
            </w:r>
            <w:r>
              <w:rPr>
                <w:b w:val="1"/>
                <w:bCs w:val="1"/>
                <w:sz w:val="16"/>
                <w:szCs w:val="16"/>
                <w:shd w:val="nil" w:color="auto" w:fill="auto"/>
                <w:rtl w:val="0"/>
                <w:lang w:val="en-US"/>
              </w:rPr>
              <w:t xml:space="preserve">— </w:t>
            </w:r>
            <w:r>
              <w:rPr>
                <w:b w:val="1"/>
                <w:bCs w:val="1"/>
                <w:sz w:val="16"/>
                <w:szCs w:val="16"/>
                <w:shd w:val="nil" w:color="auto" w:fill="auto"/>
                <w:rtl w:val="0"/>
                <w:lang w:val="en-US"/>
              </w:rPr>
              <w:t>no exceptions.</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Include 2-4 phrasings per question.</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Include boundary and edge case questions (min 20% of set).</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Include out-of-scope questions (min 20% of set).</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Run all benchmarks from the Benchmarks tab.</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If any question returns Manual Review Needed despite having a SQL answer, remediate before treating results as valid.</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Compare pass rate against tier threshold.</w:t>
            </w:r>
          </w:p>
          <w:p>
            <w:pPr>
              <w:pStyle w:val="Body"/>
              <w:bidi w:val="0"/>
              <w:spacing w:before="80"/>
              <w:ind w:left="0" w:right="0" w:firstLine="0"/>
              <w:jc w:val="left"/>
              <w:rPr>
                <w:rtl w:val="0"/>
              </w:rPr>
            </w:pPr>
            <w:r>
              <w:rPr>
                <w:sz w:val="16"/>
                <w:szCs w:val="16"/>
                <w:shd w:val="nil" w:color="auto" w:fill="auto"/>
                <w:rtl w:val="0"/>
                <w:lang w:val="en-US"/>
              </w:rPr>
              <w:t>Document all Bad results with root cause.</w:t>
            </w:r>
            <w:r>
              <w:rPr>
                <w:sz w:val="16"/>
                <w:szCs w:val="16"/>
                <w:shd w:val="nil" w:color="auto" w:fill="auto"/>
              </w:rPr>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Per-question rating: Good or Bad (auto-generated by Genie).</w:t>
            </w: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Pass rate = Good </w:t>
            </w:r>
            <w:r>
              <w:rPr>
                <w:b w:val="1"/>
                <w:bCs w:val="1"/>
                <w:sz w:val="16"/>
                <w:szCs w:val="16"/>
                <w:shd w:val="nil" w:color="auto" w:fill="auto"/>
                <w:rtl w:val="0"/>
                <w:lang w:val="en-US"/>
              </w:rPr>
              <w:t xml:space="preserve">÷ </w:t>
            </w:r>
            <w:r>
              <w:rPr>
                <w:b w:val="1"/>
                <w:bCs w:val="1"/>
                <w:sz w:val="16"/>
                <w:szCs w:val="16"/>
                <w:shd w:val="nil" w:color="auto" w:fill="auto"/>
                <w:rtl w:val="0"/>
                <w:lang w:val="en-US"/>
              </w:rPr>
              <w:t>total questions.</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Manual Review Needed = need to investigate and remediate, not a scoring category.</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Per-space pass/fail decision.</w:t>
            </w:r>
          </w:p>
          <w:p>
            <w:pPr>
              <w:pStyle w:val="Body"/>
              <w:spacing w:before="80"/>
            </w:pPr>
            <w:r>
              <w:rPr>
                <w:sz w:val="16"/>
                <w:szCs w:val="16"/>
                <w:shd w:val="nil" w:color="auto" w:fill="auto"/>
                <w:lang w:val="en-US"/>
              </w:rPr>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Developer (project lead) only.</w:t>
            </w: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NOT </w:t>
            </w:r>
            <w:r>
              <w:rPr>
                <w:sz w:val="16"/>
                <w:szCs w:val="16"/>
                <w:shd w:val="nil" w:color="auto" w:fill="auto"/>
                <w:rtl w:val="0"/>
                <w:lang w:val="en-US"/>
              </w:rPr>
              <w:t>business users.</w:t>
            </w:r>
          </w:p>
          <w:p>
            <w:pPr>
              <w:pStyle w:val="Body"/>
              <w:bidi w:val="0"/>
              <w:spacing w:before="80"/>
              <w:ind w:left="0" w:right="0" w:firstLine="0"/>
              <w:jc w:val="left"/>
              <w:rPr>
                <w:rtl w:val="0"/>
              </w:rPr>
            </w:pPr>
            <w:r>
              <w:rPr>
                <w:b w:val="1"/>
                <w:bCs w:val="1"/>
                <w:sz w:val="16"/>
                <w:szCs w:val="16"/>
                <w:shd w:val="nil" w:color="auto" w:fill="auto"/>
                <w:rtl w:val="0"/>
                <w:lang w:val="en-US"/>
              </w:rPr>
              <w:t xml:space="preserve">NOT </w:t>
            </w:r>
            <w:r>
              <w:rPr>
                <w:sz w:val="16"/>
                <w:szCs w:val="16"/>
                <w:shd w:val="nil" w:color="auto" w:fill="auto"/>
                <w:rtl w:val="0"/>
                <w:lang w:val="en-US"/>
              </w:rPr>
              <w:t>SMEs.</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eef3fa"/>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GO/NO-GO GATE 1</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Pass rate by risk tier: Low </w:t>
            </w:r>
            <w:r>
              <w:rPr>
                <w:sz w:val="16"/>
                <w:szCs w:val="16"/>
                <w:shd w:val="nil" w:color="auto" w:fill="auto"/>
                <w:rtl w:val="0"/>
                <w:lang w:val="en-US"/>
              </w:rPr>
              <w:t>≥</w:t>
            </w:r>
            <w:r>
              <w:rPr>
                <w:sz w:val="16"/>
                <w:szCs w:val="16"/>
                <w:shd w:val="nil" w:color="auto" w:fill="auto"/>
                <w:rtl w:val="0"/>
                <w:lang w:val="en-US"/>
              </w:rPr>
              <w:t xml:space="preserve">75%, Medium </w:t>
            </w:r>
            <w:r>
              <w:rPr>
                <w:sz w:val="16"/>
                <w:szCs w:val="16"/>
                <w:shd w:val="nil" w:color="auto" w:fill="auto"/>
                <w:rtl w:val="0"/>
                <w:lang w:val="en-US"/>
              </w:rPr>
              <w:t>≥</w:t>
            </w:r>
            <w:r>
              <w:rPr>
                <w:sz w:val="16"/>
                <w:szCs w:val="16"/>
                <w:shd w:val="nil" w:color="auto" w:fill="auto"/>
                <w:rtl w:val="0"/>
                <w:lang w:val="en-US"/>
              </w:rPr>
              <w:t xml:space="preserve">85%, High </w:t>
            </w:r>
            <w:r>
              <w:rPr>
                <w:sz w:val="16"/>
                <w:szCs w:val="16"/>
                <w:shd w:val="nil" w:color="auto" w:fill="auto"/>
                <w:rtl w:val="0"/>
                <w:lang w:val="en-US"/>
              </w:rPr>
              <w:t>≥</w:t>
            </w:r>
            <w:r>
              <w:rPr>
                <w:sz w:val="16"/>
                <w:szCs w:val="16"/>
                <w:shd w:val="nil" w:color="auto" w:fill="auto"/>
                <w:rtl w:val="0"/>
                <w:lang w:val="en-US"/>
              </w:rPr>
              <w:t>90%.</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Any Manual Review Needed results must be remediated before Gate 1 evidence is valid.</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All Bad results diagnosed, remediated and documented.</w:t>
            </w:r>
          </w:p>
          <w:p>
            <w:pPr>
              <w:pStyle w:val="Body"/>
              <w:bidi w:val="0"/>
              <w:spacing w:before="80"/>
              <w:ind w:left="0" w:right="0" w:firstLine="0"/>
              <w:jc w:val="left"/>
              <w:rPr>
                <w:rtl w:val="0"/>
              </w:rPr>
            </w:pPr>
            <w:r>
              <w:rPr>
                <w:b w:val="1"/>
                <w:bCs w:val="1"/>
                <w:sz w:val="16"/>
                <w:szCs w:val="16"/>
                <w:shd w:val="nil" w:color="auto" w:fill="auto"/>
                <w:rtl w:val="0"/>
                <w:lang w:val="en-US"/>
              </w:rPr>
              <w:t>Failure to clear thresholds = do not proceed to Layer 2.</w:t>
            </w:r>
          </w:p>
        </w:tc>
      </w:tr>
      <w:tr>
        <w:tblPrEx>
          <w:shd w:val="clear" w:color="auto" w:fill="cad1d7"/>
        </w:tblPrEx>
        <w:trPr>
          <w:trHeight w:val="2320"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 xml:space="preserve">Layer 2 </w:t>
            </w:r>
            <w:r>
              <w:rPr>
                <w:b w:val="1"/>
                <w:bCs w:val="1"/>
                <w:sz w:val="16"/>
                <w:szCs w:val="16"/>
                <w:shd w:val="nil" w:color="auto" w:fill="auto"/>
                <w:rtl w:val="0"/>
                <w:lang w:val="en-US"/>
              </w:rPr>
              <w:t xml:space="preserve">— </w:t>
            </w:r>
            <w:r>
              <w:rPr>
                <w:b w:val="1"/>
                <w:bCs w:val="1"/>
                <w:sz w:val="16"/>
                <w:szCs w:val="16"/>
                <w:shd w:val="nil" w:color="auto" w:fill="auto"/>
                <w:rtl w:val="0"/>
                <w:lang w:val="en-US"/>
              </w:rPr>
              <w:t>SME Structured Review</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(Offline Scoring Packet)</w:t>
            </w:r>
          </w:p>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Interface:</w:t>
            </w:r>
          </w:p>
          <w:p>
            <w:pPr>
              <w:pStyle w:val="Body"/>
              <w:bidi w:val="0"/>
              <w:spacing w:before="80"/>
              <w:ind w:left="0" w:right="0" w:firstLine="0"/>
              <w:jc w:val="left"/>
              <w:rPr>
                <w:rtl w:val="0"/>
              </w:rPr>
            </w:pPr>
            <w:r>
              <w:rPr>
                <w:sz w:val="16"/>
                <w:szCs w:val="16"/>
                <w:shd w:val="nil" w:color="auto" w:fill="auto"/>
                <w:rtl w:val="0"/>
                <w:lang w:val="en-US"/>
              </w:rPr>
              <w:t>Separate offline scoring packet only. Genie UI is NOT used for scoring.</w:t>
            </w:r>
            <w:r>
              <w:rPr>
                <w:sz w:val="16"/>
                <w:szCs w:val="16"/>
                <w:shd w:val="nil" w:color="auto" w:fill="auto"/>
              </w:rPr>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Sample 20-30 question-and-result-set pairs from Layer 1 (stratified: include Good, Bad, edge results in proportion).</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Provide offline scoring packet: question, Genie generated response/result set returned, anchor card, scoring form, written directions.</w:t>
            </w:r>
          </w:p>
          <w:p>
            <w:pPr>
              <w:pStyle w:val="Body"/>
              <w:bidi w:val="0"/>
              <w:spacing w:before="80"/>
              <w:ind w:left="0" w:right="0" w:firstLine="0"/>
              <w:jc w:val="left"/>
              <w:rPr>
                <w:rtl w:val="0"/>
              </w:rPr>
            </w:pPr>
            <w:r>
              <w:rPr>
                <w:sz w:val="16"/>
                <w:szCs w:val="16"/>
                <w:shd w:val="nil" w:color="auto" w:fill="auto"/>
                <w:rtl w:val="0"/>
                <w:lang w:val="en-US"/>
              </w:rPr>
              <w:t>Score each response independently on assigned dimensions.</w:t>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1-5 scores per dimension per response (offline form).</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Per-dimension pass/fail result against tier thresholds. </w:t>
            </w:r>
          </w:p>
          <w:p>
            <w:pPr>
              <w:pStyle w:val="Body"/>
              <w:spacing w:before="80"/>
              <w:rPr>
                <w:sz w:val="16"/>
                <w:szCs w:val="16"/>
                <w:shd w:val="nil" w:color="auto" w:fill="auto"/>
                <w:lang w:val="en-US"/>
              </w:rPr>
            </w:pPr>
          </w:p>
          <w:p>
            <w:pPr>
              <w:pStyle w:val="Body"/>
              <w:bidi w:val="0"/>
              <w:spacing w:before="80"/>
              <w:ind w:left="0" w:right="0" w:firstLine="0"/>
              <w:jc w:val="left"/>
              <w:rPr>
                <w:rtl w:val="0"/>
              </w:rPr>
            </w:pPr>
            <w:r>
              <w:rPr>
                <w:sz w:val="16"/>
                <w:szCs w:val="16"/>
                <w:shd w:val="nil" w:color="auto" w:fill="auto"/>
                <w:rtl w:val="0"/>
                <w:lang w:val="en-US"/>
              </w:rPr>
              <w:t>Written rationale for any score below 4.</w:t>
            </w:r>
            <w:r>
              <w:rPr>
                <w:sz w:val="16"/>
                <w:szCs w:val="16"/>
                <w:shd w:val="nil" w:color="auto" w:fill="auto"/>
              </w:rPr>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NOT </w:t>
            </w:r>
            <w:r>
              <w:rPr>
                <w:sz w:val="16"/>
                <w:szCs w:val="16"/>
                <w:shd w:val="nil" w:color="auto" w:fill="auto"/>
                <w:rtl w:val="0"/>
                <w:lang w:val="en-US"/>
              </w:rPr>
              <w:t>scored via Genie UI.</w:t>
            </w:r>
          </w:p>
          <w:p>
            <w:pPr>
              <w:pStyle w:val="Body"/>
              <w:bidi w:val="0"/>
              <w:spacing w:before="80"/>
              <w:ind w:left="0" w:right="0" w:firstLine="0"/>
              <w:jc w:val="left"/>
              <w:rPr>
                <w:rtl w:val="0"/>
              </w:rPr>
            </w:pPr>
            <w:r>
              <w:rPr>
                <w:b w:val="1"/>
                <w:bCs w:val="1"/>
                <w:sz w:val="16"/>
                <w:szCs w:val="16"/>
                <w:shd w:val="nil" w:color="auto" w:fill="auto"/>
                <w:rtl w:val="0"/>
                <w:lang w:val="en-US"/>
              </w:rPr>
              <w:t xml:space="preserve">NOT </w:t>
            </w:r>
            <w:r>
              <w:rPr>
                <w:sz w:val="16"/>
                <w:szCs w:val="16"/>
                <w:shd w:val="nil" w:color="auto" w:fill="auto"/>
                <w:rtl w:val="0"/>
                <w:lang w:val="en-US"/>
              </w:rPr>
              <w:t>general staff.</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GO/NO-GO GATE 2</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All per-dimension threshold checks passed.</w:t>
            </w:r>
          </w:p>
          <w:p>
            <w:pPr>
              <w:pStyle w:val="Body"/>
              <w:spacing w:before="80"/>
              <w:rPr>
                <w:sz w:val="16"/>
                <w:szCs w:val="16"/>
                <w:shd w:val="nil" w:color="auto" w:fill="auto"/>
                <w:lang w:val="en-US"/>
              </w:rPr>
            </w:pPr>
          </w:p>
          <w:p>
            <w:pPr>
              <w:pStyle w:val="Body"/>
              <w:bidi w:val="0"/>
              <w:spacing w:before="80"/>
              <w:ind w:left="0" w:right="0" w:firstLine="0"/>
              <w:jc w:val="left"/>
              <w:rPr>
                <w:rtl w:val="0"/>
              </w:rPr>
            </w:pPr>
            <w:r>
              <w:rPr>
                <w:b w:val="1"/>
                <w:bCs w:val="1"/>
                <w:sz w:val="16"/>
                <w:szCs w:val="16"/>
                <w:shd w:val="nil" w:color="auto" w:fill="auto"/>
                <w:rtl w:val="0"/>
                <w:lang w:val="en-US"/>
              </w:rPr>
              <w:t>Failure to clear thresholds = do not proceed to Layer 3.</w:t>
            </w:r>
          </w:p>
        </w:tc>
      </w:tr>
      <w:tr>
        <w:tblPrEx>
          <w:shd w:val="clear" w:color="auto" w:fill="cad1d7"/>
        </w:tblPrEx>
        <w:trPr>
          <w:trHeight w:val="2940"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 xml:space="preserve">Layer 3 </w:t>
            </w:r>
            <w:r>
              <w:rPr>
                <w:b w:val="1"/>
                <w:bCs w:val="1"/>
                <w:sz w:val="16"/>
                <w:szCs w:val="16"/>
                <w:shd w:val="nil" w:color="auto" w:fill="auto"/>
                <w:rtl w:val="0"/>
                <w:lang w:val="en-US"/>
              </w:rPr>
              <w:t xml:space="preserve">— </w:t>
            </w:r>
            <w:r>
              <w:rPr>
                <w:b w:val="1"/>
                <w:bCs w:val="1"/>
                <w:sz w:val="16"/>
                <w:szCs w:val="16"/>
                <w:shd w:val="nil" w:color="auto" w:fill="auto"/>
                <w:rtl w:val="0"/>
                <w:lang w:val="en-US"/>
              </w:rPr>
              <w:t>Business User Pilot</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(Offline &amp; UI combo)</w:t>
            </w:r>
          </w:p>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Interface: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Both </w:t>
            </w:r>
            <w:r>
              <w:rPr>
                <w:sz w:val="16"/>
                <w:szCs w:val="16"/>
                <w:shd w:val="nil" w:color="auto" w:fill="auto"/>
                <w:rtl w:val="0"/>
                <w:lang w:val="en-US"/>
              </w:rPr>
              <w:t xml:space="preserve">— </w:t>
            </w:r>
            <w:r>
              <w:rPr>
                <w:sz w:val="16"/>
                <w:szCs w:val="16"/>
                <w:shd w:val="nil" w:color="auto" w:fill="auto"/>
                <w:rtl w:val="0"/>
                <w:lang w:val="en-US"/>
              </w:rPr>
              <w:t>per-interaction rating form (primary scoring) and Genie UI.</w:t>
            </w:r>
          </w:p>
          <w:p>
            <w:pPr>
              <w:pStyle w:val="Body"/>
              <w:bidi w:val="0"/>
              <w:spacing w:before="80"/>
              <w:ind w:left="0" w:right="0" w:firstLine="0"/>
              <w:jc w:val="left"/>
              <w:rPr>
                <w:rtl w:val="0"/>
              </w:rPr>
            </w:pPr>
            <w:r>
              <w:rPr>
                <w:sz w:val="16"/>
                <w:szCs w:val="16"/>
                <w:shd w:val="nil" w:color="auto" w:fill="auto"/>
                <w:rtl w:val="0"/>
                <w:lang w:val="en-US"/>
              </w:rPr>
              <w:t>After scoring, testers return to Genie UI to upvote confirmed-correct responses (knowledge mining) and submit thumbs down + Ask for Review on responses scored 1, 2 or 3.</w:t>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Complete structured task list (15-20 questions drawn from space charter) in the Genie UI before any free exploration.</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Complete per-interaction rating form immediately after each response.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Rate in Genie UI (thumbs up/down) as supplementary signal.</w:t>
            </w:r>
          </w:p>
          <w:p>
            <w:pPr>
              <w:pStyle w:val="Body"/>
              <w:bidi w:val="0"/>
              <w:spacing w:before="80"/>
              <w:ind w:left="0" w:right="0" w:firstLine="0"/>
              <w:jc w:val="left"/>
              <w:rPr>
                <w:rtl w:val="0"/>
              </w:rPr>
            </w:pPr>
            <w:r>
              <w:rPr>
                <w:sz w:val="16"/>
                <w:szCs w:val="16"/>
                <w:shd w:val="nil" w:color="auto" w:fill="auto"/>
                <w:rtl w:val="0"/>
                <w:lang w:val="en-US"/>
              </w:rPr>
              <w:t>Optional free exploration after completing assignment. Appreciated if they submit thumbs down + rationale via UI if they encounter issue.</w:t>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 xml:space="preserve">Per-interaction rating forms (Task Completion, Result Usefulness, Clarity </w:t>
            </w:r>
            <w:r>
              <w:rPr>
                <w:sz w:val="16"/>
                <w:szCs w:val="16"/>
                <w:shd w:val="nil" w:color="auto" w:fill="auto"/>
                <w:rtl w:val="0"/>
                <w:lang w:val="en-US"/>
              </w:rPr>
              <w:t xml:space="preserve">— </w:t>
            </w:r>
            <w:r>
              <w:rPr>
                <w:sz w:val="16"/>
                <w:szCs w:val="16"/>
                <w:shd w:val="nil" w:color="auto" w:fill="auto"/>
                <w:rtl w:val="0"/>
                <w:lang w:val="en-US"/>
              </w:rPr>
              <w:t>all 1-5 scale).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Per-dimension pass/fail result against tier thresholds.</w:t>
            </w:r>
          </w:p>
          <w:p>
            <w:pPr>
              <w:pStyle w:val="Body"/>
              <w:bidi w:val="0"/>
              <w:spacing w:before="80"/>
              <w:ind w:left="0" w:right="0" w:firstLine="0"/>
              <w:jc w:val="left"/>
              <w:rPr>
                <w:sz w:val="16"/>
                <w:szCs w:val="16"/>
                <w:shd w:val="nil" w:color="auto" w:fill="auto"/>
                <w:rtl w:val="0"/>
              </w:rPr>
            </w:pPr>
            <w:r>
              <w:rPr>
                <w:b w:val="1"/>
                <w:bCs w:val="1"/>
                <w:outline w:val="0"/>
                <w:color w:val="ff0000"/>
                <w:sz w:val="16"/>
                <w:szCs w:val="16"/>
                <w:u w:color="ff0000"/>
                <w:shd w:val="nil" w:color="auto" w:fill="auto"/>
                <w:rtl w:val="0"/>
                <w:lang w:val="en-US"/>
                <w14:textFill>
                  <w14:solidFill>
                    <w14:srgbClr w14:val="FF0000"/>
                  </w14:solidFill>
                </w14:textFill>
              </w:rPr>
              <w:t>Any new errors discovered flagged for benchmark set as part of remediation</w:t>
            </w:r>
            <w:r>
              <w:rPr>
                <w:sz w:val="16"/>
                <w:szCs w:val="16"/>
                <w:shd w:val="nil" w:color="auto" w:fill="auto"/>
                <w:rtl w:val="0"/>
                <w:lang w:val="en-US"/>
              </w:rPr>
              <w:t>.</w:t>
            </w:r>
          </w:p>
          <w:p>
            <w:pPr>
              <w:pStyle w:val="Body"/>
              <w:bidi w:val="0"/>
              <w:spacing w:before="80"/>
              <w:ind w:left="0" w:right="0" w:firstLine="0"/>
              <w:jc w:val="left"/>
              <w:rPr>
                <w:rtl w:val="0"/>
              </w:rPr>
            </w:pPr>
            <w:r>
              <w:rPr>
                <w:i w:val="1"/>
                <w:iCs w:val="1"/>
                <w:sz w:val="16"/>
                <w:szCs w:val="16"/>
                <w:shd w:val="nil" w:color="auto" w:fill="auto"/>
                <w:rtl w:val="0"/>
                <w:lang w:val="en-US"/>
              </w:rPr>
              <w:t>Genie UI thumbs up/down = supplementary signal, feeds knowledge mining, not scored evidence.</w:t>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Business user testers, domain-matched.</w:t>
            </w:r>
          </w:p>
          <w:p>
            <w:pPr>
              <w:pStyle w:val="Body"/>
              <w:bidi w:val="0"/>
              <w:spacing w:before="80"/>
              <w:ind w:left="0" w:right="0" w:firstLine="0"/>
              <w:jc w:val="left"/>
              <w:rPr>
                <w:rtl w:val="0"/>
              </w:rPr>
            </w:pPr>
            <w:r>
              <w:rPr>
                <w:b w:val="1"/>
                <w:bCs w:val="1"/>
                <w:sz w:val="16"/>
                <w:szCs w:val="16"/>
                <w:shd w:val="nil" w:color="auto" w:fill="auto"/>
                <w:rtl w:val="0"/>
                <w:lang w:val="en-US"/>
              </w:rPr>
              <w:t xml:space="preserve">NOT </w:t>
            </w:r>
            <w:r>
              <w:rPr>
                <w:sz w:val="16"/>
                <w:szCs w:val="16"/>
                <w:shd w:val="nil" w:color="auto" w:fill="auto"/>
                <w:rtl w:val="0"/>
                <w:lang w:val="en-US"/>
              </w:rPr>
              <w:t>developer (project lead).</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eef3fa"/>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VALIDATION GATE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Layer 3 thresholds met by risk tier.</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Tester task completion rate met.</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All failing responses (&lt;4) reviewed and corrective action determination made &amp; documented.</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New error questions added to benchmark set.</w:t>
            </w:r>
          </w:p>
          <w:p>
            <w:pPr>
              <w:pStyle w:val="Body"/>
              <w:bidi w:val="0"/>
              <w:spacing w:before="80"/>
              <w:ind w:left="0" w:right="0" w:firstLine="0"/>
              <w:jc w:val="left"/>
              <w:rPr>
                <w:rtl w:val="0"/>
              </w:rPr>
            </w:pPr>
            <w:r>
              <w:rPr>
                <w:b w:val="1"/>
                <w:bCs w:val="1"/>
                <w:sz w:val="16"/>
                <w:szCs w:val="16"/>
                <w:shd w:val="nil" w:color="auto" w:fill="auto"/>
                <w:rtl w:val="0"/>
                <w:lang w:val="en-US"/>
              </w:rPr>
              <w:t>Layer 3 CANNOT reverse a Layer 2 disqualification.</w:t>
            </w:r>
          </w:p>
        </w:tc>
      </w:tr>
    </w:tbl>
    <w:p>
      <w:pPr>
        <w:pStyle w:val="Body"/>
        <w:widowControl w:val="0"/>
        <w:spacing w:before="80"/>
      </w:pPr>
    </w:p>
    <w:p>
      <w:pPr>
        <w:pStyle w:val="Body"/>
        <w:spacing w:before="80"/>
      </w:pPr>
    </w:p>
    <w:p>
      <w:pPr>
        <w:pStyle w:val="Heading 2"/>
        <w:pBdr>
          <w:top w:val="nil"/>
          <w:left w:val="nil"/>
          <w:bottom w:val="single" w:color="d6e4f0" w:sz="4" w:space="0" w:shadow="0" w:frame="0"/>
          <w:right w:val="nil"/>
        </w:pBdr>
      </w:pPr>
      <w:r>
        <w:rPr>
          <w:rStyle w:val="eop"/>
          <w:rtl w:val="0"/>
          <w:lang w:val="de-DE"/>
        </w:rPr>
        <w:t xml:space="preserve">5.2  Layer 1 </w:t>
      </w:r>
      <w:r>
        <w:rPr>
          <w:rStyle w:val="eop"/>
          <w:rtl w:val="0"/>
          <w:lang w:val="en-US"/>
        </w:rPr>
        <w:t xml:space="preserve">— </w:t>
      </w:r>
      <w:r>
        <w:rPr>
          <w:rStyle w:val="eop"/>
          <w:rtl w:val="0"/>
          <w:lang w:val="de-DE"/>
        </w:rPr>
        <w:t>Genie Benchmarks: Internal Benchmark Scoring</w:t>
      </w:r>
    </w:p>
    <w:p>
      <w:pPr>
        <w:pStyle w:val="Body"/>
        <w:spacing w:before="60" w:after="60"/>
      </w:pPr>
      <w:r>
        <w:rPr>
          <w:rStyle w:val="eop"/>
          <w:rtl w:val="0"/>
          <w:lang w:val="en-US"/>
        </w:rPr>
        <w:t>This section explains how Genie</w:t>
      </w:r>
      <w:r>
        <w:rPr>
          <w:rStyle w:val="eop"/>
          <w:rtl w:val="1"/>
        </w:rPr>
        <w:t>’</w:t>
      </w:r>
      <w:r>
        <w:rPr>
          <w:rStyle w:val="eop"/>
          <w:rtl w:val="0"/>
          <w:lang w:val="en-US"/>
        </w:rPr>
        <w:t>s native Benchmarks feature works and the methodology behind each pass-rate threshold value.</w:t>
      </w:r>
    </w:p>
    <w:p>
      <w:pPr>
        <w:pStyle w:val="Body"/>
        <w:spacing w:before="40"/>
      </w:pPr>
    </w:p>
    <w:p>
      <w:pPr>
        <w:pStyle w:val="Body"/>
        <w:spacing w:before="80" w:after="40"/>
      </w:pPr>
      <w:r>
        <w:rPr>
          <w:b w:val="1"/>
          <w:bCs w:val="1"/>
          <w:outline w:val="0"/>
          <w:color w:val="000000"/>
          <w:u w:color="000000"/>
          <w:rtl w:val="0"/>
          <w:lang w:val="en-US"/>
          <w14:textFill>
            <w14:solidFill>
              <w14:srgbClr w14:val="000000"/>
            </w14:solidFill>
          </w14:textFill>
        </w:rPr>
        <w:t>How Genie benchmarks work</w:t>
      </w:r>
    </w:p>
    <w:p>
      <w:pPr>
        <w:pStyle w:val="Body"/>
        <w:spacing w:before="60" w:after="60"/>
      </w:pPr>
      <w:r>
        <w:rPr>
          <w:outline w:val="0"/>
          <w:color w:val="000000"/>
          <w:u w:color="000000"/>
          <w:rtl w:val="0"/>
          <w14:textFill>
            <w14:solidFill>
              <w14:srgbClr w14:val="000000"/>
            </w14:solidFill>
          </w14:textFill>
        </w:rPr>
        <w:t>Genie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xml:space="preserve">s Benchmarks feature is a structured accuracy evaluation tool built into the platform. The developer builds a question set, enters a SQL answer for each question, and runs the benchmark. Genie compares its generated result set against the pre-written SQL answer and automatically scores each question Good or Bad with a written rationale. The output is a pass rate: the percentage of questions scoring Good. This is analogous to the automated LLM-as-a-judge step in a RAG evaluation framework (see </w:t>
      </w:r>
      <w:r>
        <w:rPr>
          <w:i w:val="1"/>
          <w:iCs w:val="1"/>
          <w:outline w:val="0"/>
          <w:color w:val="000000"/>
          <w:u w:color="000000"/>
          <w:rtl w:val="0"/>
          <w:lang w:val="en-US"/>
          <w14:textFill>
            <w14:solidFill>
              <w14:srgbClr w14:val="000000"/>
            </w14:solidFill>
          </w14:textFill>
        </w:rPr>
        <w:t>ODAE RAG Evaluation Standards</w:t>
      </w:r>
      <w:r>
        <w:rPr>
          <w:outline w:val="0"/>
          <w:color w:val="000000"/>
          <w:u w:color="000000"/>
          <w:rtl w:val="0"/>
          <w14:textFill>
            <w14:solidFill>
              <w14:srgbClr w14:val="000000"/>
            </w14:solidFill>
          </w14:textFill>
        </w:rPr>
        <w:t>).</w:t>
      </w:r>
    </w:p>
    <w:p>
      <w:pPr>
        <w:pStyle w:val="Body"/>
        <w:spacing w:before="160" w:after="60"/>
        <w:rPr>
          <w:b w:val="1"/>
          <w:bCs w:val="1"/>
        </w:rPr>
      </w:pPr>
      <w:r>
        <w:rPr>
          <w:outline w:val="0"/>
          <w:color w:val="000000"/>
          <w:u w:color="000000"/>
          <w:rtl w:val="0"/>
          <w:lang w:val="en-US"/>
          <w14:textFill>
            <w14:solidFill>
              <w14:srgbClr w14:val="000000"/>
            </w14:solidFill>
          </w14:textFill>
        </w:rPr>
        <w:t>Because every in-scope question must have a SQL answer, these questions can be auto-scored. Manual Review Needed should not appear as a standard result. If it does, it indicates either a poorly written SQL answer or an automated comparison edge case requiring remediation before Layer 1 results are treated as valid evidence</w:t>
      </w:r>
    </w:p>
    <w:p>
      <w:pPr>
        <w:pStyle w:val="Body"/>
        <w:spacing w:before="160" w:after="60"/>
      </w:pPr>
      <w:r>
        <w:rPr>
          <w:b w:val="1"/>
          <w:bCs w:val="1"/>
          <w:rtl w:val="0"/>
          <w:lang w:val="en-US"/>
        </w:rPr>
        <w:t>Building the benchmark question set</w:t>
      </w:r>
    </w:p>
    <w:p>
      <w:pPr>
        <w:pStyle w:val="List Paragraph"/>
        <w:numPr>
          <w:ilvl w:val="0"/>
          <w:numId w:val="3"/>
        </w:numPr>
        <w:spacing w:before="40" w:after="40"/>
        <w:rPr>
          <w:lang w:val="en-US"/>
        </w:rPr>
      </w:pPr>
      <w:r>
        <w:rPr>
          <w:b w:val="1"/>
          <w:bCs w:val="1"/>
          <w:rtl w:val="0"/>
          <w:lang w:val="en-US"/>
        </w:rPr>
        <w:t xml:space="preserve">Minimum set size: </w:t>
      </w:r>
      <w:r>
        <w:rPr>
          <w:rStyle w:val="eop"/>
          <w:rtl w:val="0"/>
          <w:lang w:val="en-US"/>
        </w:rPr>
        <w:t>30 questions for Low risk; 40 for Medium; 50 for High. These sizes are sufficient to detect meaningful pass rate differences at each threshold level with reasonable confidence.</w:t>
      </w:r>
    </w:p>
    <w:p>
      <w:pPr>
        <w:pStyle w:val="List Paragraph"/>
        <w:numPr>
          <w:ilvl w:val="0"/>
          <w:numId w:val="3"/>
        </w:numPr>
        <w:spacing w:before="40" w:after="40"/>
        <w:rPr>
          <w:lang w:val="en-US"/>
        </w:rPr>
      </w:pPr>
      <w:r>
        <w:rPr>
          <w:b w:val="1"/>
          <w:bCs w:val="1"/>
          <w:rtl w:val="0"/>
          <w:lang w:val="en-US"/>
        </w:rPr>
        <w:t xml:space="preserve">Source from the space charter: </w:t>
      </w:r>
      <w:r>
        <w:rPr>
          <w:rStyle w:val="eop"/>
          <w:rtl w:val="0"/>
          <w:lang w:val="en-US"/>
        </w:rPr>
        <w:t xml:space="preserve">All 10-20 questions collected during charter development (see </w:t>
      </w:r>
      <w:r>
        <w:rPr>
          <w:i w:val="1"/>
          <w:iCs w:val="1"/>
          <w:rtl w:val="0"/>
          <w:lang w:val="en-US"/>
        </w:rPr>
        <w:t>Databricks Genie Space Best Practice Guide</w:t>
      </w:r>
      <w:r>
        <w:rPr>
          <w:rStyle w:val="eop"/>
          <w:rtl w:val="0"/>
          <w:lang w:val="en-US"/>
        </w:rPr>
        <w:t>) must be represented. Add variations and edge cases beyond these.</w:t>
      </w:r>
    </w:p>
    <w:p>
      <w:pPr>
        <w:pStyle w:val="List Paragraph"/>
        <w:numPr>
          <w:ilvl w:val="0"/>
          <w:numId w:val="3"/>
        </w:numPr>
        <w:spacing w:before="40" w:after="40"/>
        <w:rPr>
          <w:lang w:val="en-US"/>
        </w:rPr>
      </w:pPr>
      <w:r>
        <w:rPr>
          <w:b w:val="1"/>
          <w:bCs w:val="1"/>
          <w:rtl w:val="0"/>
          <w:lang w:val="en-US"/>
        </w:rPr>
        <w:t>Allocation strategy breakdown:</w:t>
      </w:r>
      <w:r>
        <w:rPr>
          <w:rStyle w:val="eop"/>
          <w:rtl w:val="0"/>
          <w:lang w:val="en-US"/>
        </w:rPr>
        <w:t xml:space="preserve"> About 60% of benchmark questions should reflect standard questions focused on the space</w:t>
      </w:r>
      <w:r>
        <w:rPr>
          <w:rStyle w:val="eop"/>
          <w:rtl w:val="0"/>
          <w:lang w:val="en-US"/>
        </w:rPr>
        <w:t>’</w:t>
      </w:r>
      <w:r>
        <w:rPr>
          <w:rStyle w:val="eop"/>
          <w:rtl w:val="0"/>
          <w:lang w:val="en-US"/>
        </w:rPr>
        <w:t>s charter (i.e., critical or most frequently asked questions). About 20% should be edge questions to see if Genie</w:t>
      </w:r>
      <w:r>
        <w:rPr>
          <w:rStyle w:val="eop"/>
          <w:rtl w:val="0"/>
          <w:lang w:val="en-US"/>
        </w:rPr>
        <w:t>’</w:t>
      </w:r>
      <w:r>
        <w:rPr>
          <w:rStyle w:val="eop"/>
          <w:rtl w:val="0"/>
          <w:lang w:val="en-US"/>
        </w:rPr>
        <w:t xml:space="preserve">s logic breaks down. The final ~20% should be out-of-scope questions that are not answerable by the space. These are used to verify Genie safely refuses to answer instead of hallucinating. </w:t>
      </w:r>
      <w:r>
        <w:rPr>
          <w:b w:val="1"/>
          <w:bCs w:val="1"/>
          <w:outline w:val="0"/>
          <w:color w:val="ff0000"/>
          <w:u w:color="ff0000"/>
          <w:rtl w:val="0"/>
          <w:lang w:val="en-US"/>
          <w14:textFill>
            <w14:solidFill>
              <w14:srgbClr w14:val="FF0000"/>
            </w14:solidFill>
          </w14:textFill>
        </w:rPr>
        <w:t>Out-of-scope questions are the one benchmark exception where a SQL answer is not required since Genie should not respond</w:t>
      </w:r>
      <w:r>
        <w:rPr>
          <w:rStyle w:val="eop"/>
          <w:rtl w:val="0"/>
          <w:lang w:val="en-US"/>
        </w:rPr>
        <w:t>.</w:t>
      </w:r>
    </w:p>
    <w:p>
      <w:pPr>
        <w:pStyle w:val="List Paragraph"/>
        <w:numPr>
          <w:ilvl w:val="0"/>
          <w:numId w:val="3"/>
        </w:numPr>
        <w:spacing w:before="40" w:after="40"/>
        <w:rPr>
          <w:lang w:val="en-US"/>
        </w:rPr>
      </w:pPr>
      <w:r>
        <w:rPr>
          <w:b w:val="1"/>
          <w:bCs w:val="1"/>
          <w:rtl w:val="0"/>
          <w:lang w:val="en-US"/>
        </w:rPr>
        <w:t xml:space="preserve">Include 2-4 phrasings per question: </w:t>
      </w:r>
      <w:r>
        <w:rPr>
          <w:rStyle w:val="eop"/>
          <w:rtl w:val="0"/>
          <w:lang w:val="en-US"/>
        </w:rPr>
        <w:t>Databricks recommends multiple phrasings using the same SQL answer. A space that answers only one phrasing of a question is not robust.</w:t>
      </w:r>
    </w:p>
    <w:p>
      <w:pPr>
        <w:pStyle w:val="List Paragraph"/>
        <w:numPr>
          <w:ilvl w:val="0"/>
          <w:numId w:val="3"/>
        </w:numPr>
        <w:spacing w:before="40" w:after="40"/>
        <w:rPr>
          <w:lang w:val="en-US"/>
        </w:rPr>
      </w:pPr>
      <w:r>
        <w:rPr>
          <w:b w:val="1"/>
          <w:bCs w:val="1"/>
          <w:rtl w:val="0"/>
          <w:lang w:val="en-US"/>
        </w:rPr>
        <w:t xml:space="preserve">Every in-scope question must have a SQL answer </w:t>
      </w:r>
      <w:r>
        <w:rPr>
          <w:b w:val="1"/>
          <w:bCs w:val="1"/>
          <w:rtl w:val="0"/>
          <w:lang w:val="en-US"/>
        </w:rPr>
        <w:t xml:space="preserve">— </w:t>
      </w:r>
      <w:r>
        <w:rPr>
          <w:b w:val="1"/>
          <w:bCs w:val="1"/>
          <w:rtl w:val="0"/>
          <w:lang w:val="en-US"/>
        </w:rPr>
        <w:t xml:space="preserve">no exceptions: </w:t>
      </w:r>
      <w:r>
        <w:rPr>
          <w:rStyle w:val="eop"/>
          <w:rtl w:val="0"/>
          <w:lang w:val="en-US"/>
        </w:rPr>
        <w:t xml:space="preserve">Genie's Benchmarks feature auto-scores questions with SQL answers as Good or Bad by comparing result sets. Questions without a SQL answer return Manual Review Needed </w:t>
      </w:r>
      <w:r>
        <w:rPr>
          <w:rStyle w:val="eop"/>
          <w:rtl w:val="0"/>
          <w:lang w:val="en-US"/>
        </w:rPr>
        <w:t xml:space="preserve">— </w:t>
      </w:r>
      <w:r>
        <w:rPr>
          <w:rStyle w:val="eop"/>
          <w:rtl w:val="0"/>
          <w:lang w:val="en-US"/>
        </w:rPr>
        <w:t>a result that requires human judgement and manual intervention to pass or fail it. If a question cannot be reduced to a deterministic SQL answer in its current form, the developer must either reframe it as a question that can be answered deterministically, break it into sub-questions that each have a SQL answer, or exclude it from the benchmark set and note it explicitly in the space charter as a question type Genie handles but that cannot be formally benchmarked.</w:t>
      </w:r>
    </w:p>
    <w:p>
      <w:pPr>
        <w:pStyle w:val="List Paragraph"/>
        <w:numPr>
          <w:ilvl w:val="0"/>
          <w:numId w:val="3"/>
        </w:numPr>
        <w:spacing w:before="40" w:after="40"/>
        <w:rPr>
          <w:lang w:val="en-US"/>
        </w:rPr>
      </w:pPr>
      <w:r>
        <w:rPr>
          <w:b w:val="1"/>
          <w:bCs w:val="1"/>
          <w:rtl w:val="0"/>
          <w:lang w:val="en-US"/>
        </w:rPr>
        <w:t xml:space="preserve">Manual Review Needed is an exception to investigate, not a permitted scoring category: </w:t>
      </w:r>
      <w:r>
        <w:rPr>
          <w:rStyle w:val="eop"/>
          <w:rtl w:val="0"/>
          <w:lang w:val="en-US"/>
        </w:rPr>
        <w:t>If a question comes back Manual Review Needed despite having a SQL answer, this indicates either a poorly written SQL answer that needs to be corrected, or an edge case in the automated comparison tool. Either way it requires remediation before Layer 1 results are treated as valid evidence. Any Manual Review Needed result must be documented with root cause and corrective action taken.</w:t>
      </w:r>
    </w:p>
    <w:p>
      <w:pPr>
        <w:pStyle w:val="List Paragraph"/>
        <w:numPr>
          <w:ilvl w:val="0"/>
          <w:numId w:val="3"/>
        </w:numPr>
        <w:spacing w:before="40" w:after="40"/>
        <w:rPr>
          <w:lang w:val="en-US"/>
        </w:rPr>
      </w:pPr>
      <w:r>
        <w:rPr>
          <w:b w:val="1"/>
          <w:bCs w:val="1"/>
          <w:rtl w:val="0"/>
          <w:lang w:val="en-US"/>
        </w:rPr>
        <w:t xml:space="preserve">Include boundary and edge case questions: </w:t>
      </w:r>
      <w:r>
        <w:rPr>
          <w:rStyle w:val="eop"/>
          <w:rtl w:val="0"/>
          <w:lang w:val="en-US"/>
        </w:rPr>
        <w:t xml:space="preserve">At least 20% of questions should test boundaries </w:t>
      </w:r>
      <w:r>
        <w:rPr>
          <w:rStyle w:val="eop"/>
          <w:rtl w:val="0"/>
          <w:lang w:val="en-US"/>
        </w:rPr>
        <w:t xml:space="preserve">— </w:t>
      </w:r>
      <w:r>
        <w:rPr>
          <w:rStyle w:val="eop"/>
          <w:rtl w:val="0"/>
          <w:lang w:val="en-US"/>
        </w:rPr>
        <w:t>questions Genie should decline, date boundary questions, and out-of-scope questions.</w:t>
      </w:r>
    </w:p>
    <w:p>
      <w:pPr>
        <w:pStyle w:val="List Paragraph"/>
        <w:numPr>
          <w:ilvl w:val="0"/>
          <w:numId w:val="3"/>
        </w:numPr>
        <w:spacing w:before="40" w:after="40"/>
        <w:rPr>
          <w:lang w:val="en-US"/>
        </w:rPr>
      </w:pPr>
      <w:r>
        <w:rPr>
          <w:b w:val="1"/>
          <w:bCs w:val="1"/>
          <w:rtl w:val="0"/>
          <w:lang w:val="en-US"/>
        </w:rPr>
        <w:t xml:space="preserve">Failed production questions must be added to benchmarks: </w:t>
      </w:r>
      <w:r>
        <w:rPr>
          <w:b w:val="1"/>
          <w:bCs w:val="1"/>
          <w:outline w:val="0"/>
          <w:color w:val="ff0000"/>
          <w:u w:color="ff0000"/>
          <w:rtl w:val="0"/>
          <w:lang w:val="en-US"/>
          <w14:textFill>
            <w14:solidFill>
              <w14:srgbClr w14:val="FF0000"/>
            </w14:solidFill>
          </w14:textFill>
        </w:rPr>
        <w:t>Any question that produces a known error in pilot or production must become a benchmark. The fix must be proven by the benchmark passing and documented before the issue is closed</w:t>
      </w:r>
      <w:r>
        <w:rPr>
          <w:rStyle w:val="eop"/>
          <w:rtl w:val="0"/>
          <w:lang w:val="en-US"/>
        </w:rPr>
        <w:t>.</w:t>
      </w:r>
    </w:p>
    <w:p>
      <w:pPr>
        <w:pStyle w:val="Body"/>
        <w:spacing w:before="60"/>
      </w:pPr>
    </w:p>
    <w:p>
      <w:pPr>
        <w:pStyle w:val="Body"/>
        <w:spacing w:before="160" w:after="60"/>
      </w:pPr>
      <w:r>
        <w:rPr>
          <w:b w:val="1"/>
          <w:bCs w:val="1"/>
          <w:rtl w:val="0"/>
          <w:lang w:val="en-US"/>
        </w:rPr>
        <w:t>Calculating and interpreting the Layer 1 pass rate</w:t>
      </w:r>
    </w:p>
    <w:p>
      <w:pPr>
        <w:pStyle w:val="Body"/>
        <w:spacing w:before="60" w:after="60"/>
      </w:pPr>
      <w:r>
        <w:rPr>
          <w:rStyle w:val="eop"/>
          <w:rtl w:val="0"/>
          <w:lang w:val="en-US"/>
        </w:rPr>
        <w:t xml:space="preserve">Layer 1 pass rate = Good </w:t>
      </w:r>
      <w:r>
        <w:rPr>
          <w:rStyle w:val="eop"/>
          <w:rtl w:val="0"/>
        </w:rPr>
        <w:t xml:space="preserve">÷ </w:t>
      </w:r>
      <w:r>
        <w:rPr>
          <w:rStyle w:val="eop"/>
          <w:rtl w:val="0"/>
          <w:lang w:val="fr-FR"/>
        </w:rPr>
        <w:t xml:space="preserve">total questions </w:t>
      </w:r>
      <w:r>
        <w:rPr>
          <w:rStyle w:val="eop"/>
          <w:rtl w:val="0"/>
        </w:rPr>
        <w:t xml:space="preserve">× </w:t>
      </w:r>
      <w:r>
        <w:rPr>
          <w:rStyle w:val="eop"/>
          <w:rtl w:val="0"/>
        </w:rPr>
        <w:t>100.</w:t>
      </w:r>
    </w:p>
    <w:p>
      <w:pPr>
        <w:pStyle w:val="Body"/>
        <w:spacing w:before="20"/>
      </w:pPr>
    </w:p>
    <w:p>
      <w:pPr>
        <w:pStyle w:val="Body"/>
        <w:spacing w:before="80" w:after="40"/>
      </w:pPr>
      <w:r>
        <w:rPr>
          <w:b w:val="1"/>
          <w:bCs w:val="1"/>
          <w:outline w:val="0"/>
          <w:color w:val="000000"/>
          <w:u w:color="000000"/>
          <w:rtl w:val="0"/>
          <w:lang w:val="en-US"/>
          <w14:textFill>
            <w14:solidFill>
              <w14:srgbClr w14:val="000000"/>
            </w14:solidFill>
          </w14:textFill>
        </w:rPr>
        <w:t>Layer 1 pass-rate thresholds</w:t>
      </w:r>
    </w:p>
    <w:p>
      <w:pPr>
        <w:pStyle w:val="Body"/>
        <w:spacing w:before="60" w:after="60"/>
      </w:pPr>
      <w:r>
        <w:rPr>
          <w:outline w:val="0"/>
          <w:color w:val="000000"/>
          <w:u w:color="000000"/>
          <w:rtl w:val="0"/>
          <w:lang w:val="en-US"/>
          <w14:textFill>
            <w14:solidFill>
              <w14:srgbClr w14:val="000000"/>
            </w14:solidFill>
          </w14:textFill>
        </w:rPr>
        <w:t xml:space="preserve">The threshold minimums (Appendix A) determine whether a space advances from Layer 1 to Layer 2. Each threshold is the minimum percentage of questions that must score Good (Spider, BIRD) to reflect the curation advantage a well-configured Genie space has over academic benchmarks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metadata annotations, example SQL queries, Unity Catalog column descriptions, and prompt matching all materially improve accuracy beyond what unfamiliar-schema benchmarks measure. Higher tiers reflect greater consequence of SQL errors: an incorrect financial or compliance query can create regulatory exposure if undetected.</w:t>
      </w:r>
    </w:p>
    <w:p>
      <w:pPr>
        <w:pStyle w:val="Body"/>
        <w:spacing w:before="60" w:after="60"/>
      </w:pPr>
    </w:p>
    <w:p>
      <w:pPr>
        <w:pStyle w:val="Heading 2"/>
        <w:pBdr>
          <w:top w:val="nil"/>
          <w:left w:val="nil"/>
          <w:bottom w:val="single" w:color="d6e4f0" w:sz="4" w:space="0" w:shadow="0" w:frame="0"/>
          <w:right w:val="nil"/>
        </w:pBdr>
      </w:pPr>
      <w:r>
        <w:rPr>
          <w:rStyle w:val="eop"/>
          <w:rtl w:val="0"/>
          <w:lang w:val="en-US"/>
        </w:rPr>
        <w:t xml:space="preserve">5.3  Layer 2 </w:t>
      </w:r>
      <w:r>
        <w:rPr>
          <w:rStyle w:val="eop"/>
          <w:rtl w:val="0"/>
          <w:lang w:val="en-US"/>
        </w:rPr>
        <w:t xml:space="preserve">— </w:t>
      </w:r>
      <w:r>
        <w:rPr>
          <w:rStyle w:val="eop"/>
          <w:rtl w:val="0"/>
          <w:lang w:val="en-US"/>
        </w:rPr>
        <w:t>SME Structured Review</w:t>
      </w:r>
    </w:p>
    <w:p>
      <w:pPr>
        <w:pStyle w:val="Body"/>
        <w:spacing w:before="160" w:after="60"/>
      </w:pPr>
      <w:r>
        <w:rPr>
          <w:rStyle w:val="eop"/>
          <w:rtl w:val="0"/>
          <w:lang w:val="en-US"/>
        </w:rPr>
        <w:t>This section explains how Subject Matter Expert structured review works and the methodology behind each per-dimension threshold.</w:t>
      </w: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4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Why not use the Genie UI for Layer 2?</w:t>
            </w:r>
          </w:p>
          <w:p>
            <w:pPr>
              <w:pStyle w:val="Body"/>
              <w:bidi w:val="0"/>
              <w:spacing w:before="60" w:after="60"/>
              <w:ind w:left="0" w:right="0" w:firstLine="0"/>
              <w:jc w:val="left"/>
              <w:rPr>
                <w:rtl w:val="0"/>
              </w:rPr>
            </w:pPr>
            <w:r>
              <w:rPr>
                <w:sz w:val="19"/>
                <w:szCs w:val="19"/>
                <w:shd w:val="nil" w:color="auto" w:fill="auto"/>
                <w:rtl w:val="0"/>
                <w:lang w:val="en-US"/>
              </w:rPr>
              <w:t xml:space="preserve">The Ask for Review feature is designed for production </w:t>
            </w:r>
            <w:r>
              <w:rPr>
                <w:sz w:val="19"/>
                <w:szCs w:val="19"/>
                <w:shd w:val="nil" w:color="auto" w:fill="auto"/>
                <w:rtl w:val="0"/>
                <w:lang w:val="en-US"/>
              </w:rPr>
              <w:t xml:space="preserve">— </w:t>
            </w:r>
            <w:r>
              <w:rPr>
                <w:sz w:val="19"/>
                <w:szCs w:val="19"/>
                <w:shd w:val="nil" w:color="auto" w:fill="auto"/>
                <w:rtl w:val="0"/>
                <w:lang w:val="en-US"/>
              </w:rPr>
              <w:t>it allows live users to flag responses for author verification. Using it for a pre-deployment SME review would produce a list of flagged conversations with no scores, no rubric, no pass rate, and no auditable/quantifiable basis for a deployment decision.</w:t>
            </w:r>
          </w:p>
        </w:tc>
      </w:tr>
    </w:tbl>
    <w:p>
      <w:pPr>
        <w:pStyle w:val="Body"/>
        <w:widowControl w:val="0"/>
        <w:spacing w:before="160" w:after="60"/>
        <w:rPr>
          <w:b w:val="1"/>
          <w:bCs w:val="1"/>
        </w:rPr>
      </w:pPr>
    </w:p>
    <w:p>
      <w:pPr>
        <w:pStyle w:val="Body"/>
        <w:spacing w:before="60"/>
      </w:pPr>
    </w:p>
    <w:p>
      <w:pPr>
        <w:pStyle w:val="Body"/>
        <w:spacing w:before="160" w:after="60"/>
      </w:pPr>
      <w:r>
        <w:rPr>
          <w:b w:val="1"/>
          <w:bCs w:val="1"/>
          <w:rtl w:val="0"/>
          <w:lang w:val="en-US"/>
        </w:rPr>
        <w:t>What gets reviewed by the subject matter expert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6760"/>
      </w:tblGrid>
      <w:tr>
        <w:tblPrEx>
          <w:shd w:val="clear" w:color="auto" w:fill="cad1d7"/>
        </w:tblPrEx>
        <w:trPr>
          <w:trHeight w:val="1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Dimension</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Why it is reviewed here</w:t>
            </w:r>
          </w:p>
        </w:tc>
      </w:tr>
      <w:tr>
        <w:tblPrEx>
          <w:shd w:val="clear" w:color="auto" w:fill="cad1d7"/>
        </w:tblPrEx>
        <w:trPr>
          <w:trHeight w:val="5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Correctness </w:t>
            </w:r>
            <w:r>
              <w:rPr>
                <w:sz w:val="18"/>
                <w:szCs w:val="18"/>
                <w:shd w:val="nil" w:color="auto" w:fill="auto"/>
                <w:rtl w:val="0"/>
                <w:lang w:val="en-US"/>
              </w:rPr>
              <w:t xml:space="preserve">— </w:t>
            </w:r>
            <w:r>
              <w:rPr>
                <w:sz w:val="18"/>
                <w:szCs w:val="18"/>
                <w:shd w:val="nil" w:color="auto" w:fill="auto"/>
                <w:rtl w:val="0"/>
                <w:lang w:val="en-US"/>
              </w:rPr>
              <w:t>did Genie generate logically correct output?</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Domain SME with direct knowledge of the business question can evaluate whether the result set answers the question correctly </w:t>
            </w:r>
            <w:r>
              <w:rPr>
                <w:sz w:val="18"/>
                <w:szCs w:val="18"/>
                <w:shd w:val="nil" w:color="auto" w:fill="auto"/>
                <w:rtl w:val="0"/>
                <w:lang w:val="en-US"/>
              </w:rPr>
              <w:t xml:space="preserve">— </w:t>
            </w:r>
            <w:r>
              <w:rPr>
                <w:sz w:val="18"/>
                <w:szCs w:val="18"/>
                <w:shd w:val="nil" w:color="auto" w:fill="auto"/>
                <w:rtl w:val="0"/>
                <w:lang w:val="en-US"/>
              </w:rPr>
              <w:t>they do not need to read SQL syntax.</w:t>
            </w:r>
          </w:p>
        </w:tc>
      </w:tr>
      <w:tr>
        <w:tblPrEx>
          <w:shd w:val="clear" w:color="auto" w:fill="cad1d7"/>
        </w:tblPrEx>
        <w:trPr>
          <w:trHeight w:val="5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Result-Set Completeness </w:t>
            </w:r>
            <w:r>
              <w:rPr>
                <w:sz w:val="18"/>
                <w:szCs w:val="18"/>
                <w:shd w:val="nil" w:color="auto" w:fill="auto"/>
                <w:rtl w:val="0"/>
                <w:lang w:val="en-US"/>
              </w:rPr>
              <w:t xml:space="preserve">— </w:t>
            </w:r>
            <w:r>
              <w:rPr>
                <w:sz w:val="18"/>
                <w:szCs w:val="18"/>
                <w:shd w:val="nil" w:color="auto" w:fill="auto"/>
                <w:rtl w:val="0"/>
                <w:lang w:val="en-US"/>
              </w:rPr>
              <w:t>did the result set return all the right rows?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A SME who knows the expected answer can spot when rows are silently omitted </w:t>
            </w:r>
            <w:r>
              <w:rPr>
                <w:sz w:val="18"/>
                <w:szCs w:val="18"/>
                <w:shd w:val="nil" w:color="auto" w:fill="auto"/>
                <w:rtl w:val="0"/>
                <w:lang w:val="en-US"/>
              </w:rPr>
              <w:t xml:space="preserve">— </w:t>
            </w:r>
            <w:r>
              <w:rPr>
                <w:sz w:val="18"/>
                <w:szCs w:val="18"/>
                <w:shd w:val="nil" w:color="auto" w:fill="auto"/>
                <w:rtl w:val="0"/>
                <w:lang w:val="en-US"/>
              </w:rPr>
              <w:t>invisible in aggregate results.</w:t>
            </w:r>
          </w:p>
        </w:tc>
      </w:tr>
      <w:tr>
        <w:tblPrEx>
          <w:shd w:val="clear" w:color="auto" w:fill="cad1d7"/>
        </w:tblPrEx>
        <w:trPr>
          <w:trHeight w:val="3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Data Value Accuracy </w:t>
            </w:r>
            <w:r>
              <w:rPr>
                <w:sz w:val="18"/>
                <w:szCs w:val="18"/>
                <w:shd w:val="nil" w:color="auto" w:fill="auto"/>
                <w:rtl w:val="0"/>
                <w:lang w:val="en-US"/>
              </w:rPr>
              <w:t xml:space="preserve">— </w:t>
            </w:r>
            <w:r>
              <w:rPr>
                <w:sz w:val="18"/>
                <w:szCs w:val="18"/>
                <w:shd w:val="nil" w:color="auto" w:fill="auto"/>
                <w:rtl w:val="0"/>
                <w:lang w:val="en-US"/>
              </w:rPr>
              <w:t>are the values correct?</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Domain SME with access to a verified reference (e.g., a known report to cross-check against) can spot an error and better recognize the cause.</w:t>
            </w:r>
          </w:p>
        </w:tc>
      </w:tr>
      <w:tr>
        <w:tblPrEx>
          <w:shd w:val="clear" w:color="auto" w:fill="cad1d7"/>
        </w:tblPrEx>
        <w:trPr>
          <w:trHeight w:val="5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Policy and Compliance </w:t>
            </w:r>
            <w:r>
              <w:rPr>
                <w:sz w:val="18"/>
                <w:szCs w:val="18"/>
                <w:shd w:val="nil" w:color="auto" w:fill="auto"/>
                <w:rtl w:val="0"/>
                <w:lang w:val="en-US"/>
              </w:rPr>
              <w:t xml:space="preserve">— </w:t>
            </w:r>
            <w:r>
              <w:rPr>
                <w:sz w:val="18"/>
                <w:szCs w:val="18"/>
                <w:shd w:val="nil" w:color="auto" w:fill="auto"/>
                <w:rtl w:val="0"/>
                <w:lang w:val="en-US"/>
              </w:rPr>
              <w:t>does the response respect boundaries?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bl>
    <w:p>
      <w:pPr>
        <w:pStyle w:val="Body"/>
        <w:widowControl w:val="0"/>
        <w:spacing w:before="160" w:after="60"/>
      </w:pPr>
    </w:p>
    <w:p>
      <w:pPr>
        <w:pStyle w:val="Body"/>
        <w:spacing w:before="60"/>
      </w:pPr>
    </w:p>
    <w:p>
      <w:pPr>
        <w:pStyle w:val="Body"/>
        <w:spacing w:before="80" w:after="40"/>
      </w:pPr>
      <w:r>
        <w:rPr>
          <w:b w:val="1"/>
          <w:bCs w:val="1"/>
          <w:outline w:val="0"/>
          <w:color w:val="000000"/>
          <w:u w:color="000000"/>
          <w:rtl w:val="0"/>
          <w:lang w:val="en-US"/>
          <w14:textFill>
            <w14:solidFill>
              <w14:srgbClr w14:val="000000"/>
            </w14:solidFill>
          </w14:textFill>
        </w:rPr>
        <w:t>How expert structured review works</w:t>
      </w:r>
    </w:p>
    <w:p>
      <w:pPr>
        <w:pStyle w:val="Body"/>
        <w:spacing w:before="60" w:after="60"/>
      </w:pPr>
      <w:r>
        <w:rPr>
          <w:outline w:val="0"/>
          <w:color w:val="000000"/>
          <w:u w:color="000000"/>
          <w:rtl w:val="0"/>
          <w:lang w:val="en-US"/>
          <w14:textFill>
            <w14:solidFill>
              <w14:srgbClr w14:val="000000"/>
            </w14:solidFill>
          </w14:textFill>
        </w:rPr>
        <w:t>Layer 2 takes spaces that clear Layer 1 and subjects them to structured human review by subject-matter experts. A sample of 20</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30 question-and-result-set pairs from the Layer 1 benchmark set is drawn, stripped of any identifiers, and provided via an offline scoring packet to 2-5 SME reviewers. Every reviewer scores independently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they do not score together in the Genie UI.</w:t>
      </w:r>
    </w:p>
    <w:p>
      <w:pPr>
        <w:pStyle w:val="Body"/>
        <w:spacing w:before="60" w:after="60"/>
      </w:pPr>
      <w:r>
        <w:rPr>
          <w:outline w:val="0"/>
          <w:color w:val="000000"/>
          <w:u w:color="000000"/>
          <w:rtl w:val="0"/>
          <w:lang w:val="en-US"/>
          <w14:textFill>
            <w14:solidFill>
              <w14:srgbClr w14:val="000000"/>
            </w14:solidFill>
          </w14:textFill>
        </w:rPr>
        <w:t>Unlike Layer 1, which produces binary Good/Bad pass rates, Layer 2 produces scores on a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5 behavioral scale (see Appendix A). Each score point is anchored to a specific observable behavior so that different reviewers apply consistent standards. Reviewers score each response immediately after reading it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not in batch at the end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to prevent within-session anchoring.</w:t>
      </w:r>
    </w:p>
    <w:p>
      <w:pPr>
        <w:pStyle w:val="Body"/>
        <w:spacing w:before="60" w:after="60"/>
      </w:pPr>
      <w:r>
        <w:rPr>
          <w:outline w:val="0"/>
          <w:color w:val="000000"/>
          <w:u w:color="000000"/>
          <w:rtl w:val="0"/>
          <w:lang w:val="en-US"/>
          <w14:textFill>
            <w14:solidFill>
              <w14:srgbClr w14:val="000000"/>
            </w14:solidFill>
          </w14:textFill>
        </w:rPr>
        <w:t xml:space="preserve">Layer 2 is the human-review layer where NL2SQL-specific failure modes are assessed that automated benchmarks cannot detect: SQL logic correctness (did the SQL actually answer the question as asked?), result-set completeness (are all expected rows present?), and data value accuracy (are the numbers correct?). These dimensions are deliberately excluded from Layer 3 tester scoring because general business users are not well-positioned to judge whether a result set is logically correct or complete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they can detect that something seems wrong, but they cannot reliably score SQL logic quality.</w:t>
      </w:r>
    </w:p>
    <w:p>
      <w:pPr>
        <w:pStyle w:val="Body"/>
        <w:spacing w:before="160" w:after="60"/>
      </w:pPr>
      <w:r>
        <w:rPr>
          <w:b w:val="1"/>
          <w:bCs w:val="1"/>
          <w:rtl w:val="0"/>
          <w:lang w:val="en-US"/>
        </w:rPr>
        <w:t xml:space="preserve">Inter-rater reliability (IRR) check </w:t>
      </w:r>
      <w:r>
        <w:rPr>
          <w:b w:val="1"/>
          <w:bCs w:val="1"/>
          <w:rtl w:val="0"/>
          <w:lang w:val="en-US"/>
        </w:rPr>
        <w:t xml:space="preserve">— </w:t>
      </w:r>
      <w:r>
        <w:rPr>
          <w:b w:val="1"/>
          <w:bCs w:val="1"/>
          <w:rtl w:val="0"/>
          <w:lang w:val="en-US"/>
        </w:rPr>
        <w:t>required before aggregating scores</w:t>
      </w:r>
    </w:p>
    <w:p>
      <w:pPr>
        <w:pStyle w:val="Body"/>
        <w:spacing w:before="60" w:after="60"/>
      </w:pPr>
      <w:r>
        <w:rPr>
          <w:rStyle w:val="eop"/>
          <w:rtl w:val="0"/>
          <w:lang w:val="en-US"/>
        </w:rPr>
        <w:t xml:space="preserve">Before SME scores are aggregated and applied to the gate decision, an inter-rater reliability (IRR) check must be computed. This is a required step, not optional. The research basis for this requirement is twofold. First, aggregate ratings are more reliable than individual ones </w:t>
      </w:r>
      <w:r>
        <w:rPr>
          <w:rStyle w:val="eop"/>
          <w:rtl w:val="0"/>
          <w:lang w:val="en-US"/>
        </w:rPr>
        <w:t xml:space="preserve">— </w:t>
      </w:r>
      <w:r>
        <w:rPr>
          <w:rStyle w:val="eop"/>
          <w:rtl w:val="0"/>
          <w:lang w:val="en-US"/>
        </w:rPr>
        <w:t>but only when agreement is sufficient to justify aggregation (Wong &amp; Paritosh, ACL 2022). Second, when IRR is poor, averaging scores across reviewers produces a mean that reflects no reviewer</w:t>
      </w:r>
      <w:r>
        <w:rPr>
          <w:rStyle w:val="eop"/>
          <w:rtl w:val="1"/>
        </w:rPr>
        <w:t>’</w:t>
      </w:r>
      <w:r>
        <w:rPr>
          <w:rStyle w:val="eop"/>
          <w:rtl w:val="0"/>
          <w:lang w:val="en-US"/>
        </w:rPr>
        <w:t>s actual judgment and cannot serve as valid audit evidence (O</w:t>
      </w:r>
      <w:r>
        <w:rPr>
          <w:rStyle w:val="eop"/>
          <w:rtl w:val="1"/>
        </w:rPr>
        <w:t>’</w:t>
      </w:r>
      <w:r>
        <w:rPr>
          <w:rStyle w:val="eop"/>
          <w:rtl w:val="0"/>
        </w:rPr>
        <w:t>Neill, Frontiers in Psychology 2017).</w:t>
      </w:r>
    </w:p>
    <w:p>
      <w:pPr>
        <w:pStyle w:val="Body"/>
        <w:spacing w:before="60" w:after="60"/>
      </w:pPr>
      <w:r>
        <w:rPr>
          <w:b w:val="1"/>
          <w:bCs w:val="1"/>
          <w:rtl w:val="0"/>
          <w:lang w:val="en-US"/>
        </w:rPr>
        <w:t xml:space="preserve">IRR metric to use: </w:t>
      </w:r>
      <w:r>
        <w:rPr>
          <w:rStyle w:val="eop"/>
          <w:rtl w:val="0"/>
          <w:lang w:val="fr-FR"/>
        </w:rPr>
        <w:t>Cohen</w:t>
      </w:r>
      <w:r>
        <w:rPr>
          <w:rStyle w:val="eop"/>
          <w:rtl w:val="1"/>
        </w:rPr>
        <w:t>’</w:t>
      </w:r>
      <w:r>
        <w:rPr>
          <w:rStyle w:val="eop"/>
          <w:rtl w:val="0"/>
        </w:rPr>
        <w:t xml:space="preserve">s </w:t>
      </w:r>
      <w:r>
        <w:rPr>
          <w:rStyle w:val="eop"/>
          <w:rtl w:val="0"/>
        </w:rPr>
        <w:t xml:space="preserve">κ </w:t>
      </w:r>
      <w:r>
        <w:rPr>
          <w:rStyle w:val="eop"/>
          <w:rtl w:val="0"/>
          <w:lang w:val="en-US"/>
        </w:rPr>
        <w:t>for two reviewers; Fleiss</w:t>
      </w:r>
      <w:r>
        <w:rPr>
          <w:rStyle w:val="eop"/>
          <w:rtl w:val="1"/>
        </w:rPr>
        <w:t xml:space="preserve">’ κ </w:t>
      </w:r>
      <w:r>
        <w:rPr>
          <w:rStyle w:val="eop"/>
          <w:rtl w:val="0"/>
          <w:lang w:val="en-US"/>
        </w:rPr>
        <w:t>or intraclass correlation coefficient (ICC) for three or more. These are the standard metrics for Likert-scale agreement in multi-rater evaluation contexts (O</w:t>
      </w:r>
      <w:r>
        <w:rPr>
          <w:rStyle w:val="eop"/>
          <w:rtl w:val="1"/>
        </w:rPr>
        <w:t>’</w:t>
      </w:r>
      <w:r>
        <w:rPr>
          <w:rStyle w:val="eop"/>
          <w:rtl w:val="0"/>
        </w:rPr>
        <w:t>Neill, 2017).</w:t>
      </w:r>
    </w:p>
    <w:p>
      <w:pPr>
        <w:pStyle w:val="Body"/>
        <w:spacing w:before="60" w:after="60"/>
      </w:pPr>
      <w:r>
        <w:rPr>
          <w:b w:val="1"/>
          <w:bCs w:val="1"/>
          <w:rtl w:val="0"/>
          <w:lang w:val="en-US"/>
        </w:rPr>
        <w:t xml:space="preserve">Minimum acceptable IRR: </w:t>
      </w:r>
      <w:r>
        <w:rPr>
          <w:rStyle w:val="eop"/>
          <w:rtl w:val="0"/>
        </w:rPr>
        <w:t xml:space="preserve">κ ≥ </w:t>
      </w:r>
      <w:r>
        <w:rPr>
          <w:rStyle w:val="eop"/>
          <w:rtl w:val="0"/>
          <w:lang w:val="en-US"/>
        </w:rPr>
        <w:t xml:space="preserve">0.40 is the published minimum threshold for consequential assessment (Cicchetti, 1994). </w:t>
      </w:r>
      <w:r>
        <w:rPr>
          <w:rStyle w:val="eop"/>
          <w:rtl w:val="0"/>
        </w:rPr>
        <w:t xml:space="preserve">κ ≥ </w:t>
      </w:r>
      <w:r>
        <w:rPr>
          <w:rStyle w:val="eop"/>
          <w:rtl w:val="0"/>
          <w:lang w:val="en-US"/>
        </w:rPr>
        <w:t>0.60 is strongly preferred for Medium- and High-risk spaces, where the gate decision carries greater consequence. IRR values are interpreted as: &lt;0.40 unacceptable; 0.40</w:t>
      </w:r>
      <w:r>
        <w:rPr>
          <w:rStyle w:val="eop"/>
          <w:rtl w:val="0"/>
        </w:rPr>
        <w:t>–</w:t>
      </w:r>
      <w:r>
        <w:rPr>
          <w:rStyle w:val="eop"/>
          <w:rtl w:val="0"/>
          <w:lang w:val="pt-PT"/>
        </w:rPr>
        <w:t>0.59 marginal; 0.60</w:t>
      </w:r>
      <w:r>
        <w:rPr>
          <w:rStyle w:val="eop"/>
          <w:rtl w:val="0"/>
        </w:rPr>
        <w:t>–</w:t>
      </w:r>
      <w:r>
        <w:rPr>
          <w:rStyle w:val="eop"/>
          <w:rtl w:val="0"/>
          <w:lang w:val="en-US"/>
        </w:rPr>
        <w:t xml:space="preserve">0.79 acceptable; </w:t>
      </w:r>
      <w:r>
        <w:rPr>
          <w:rStyle w:val="eop"/>
          <w:rtl w:val="0"/>
        </w:rPr>
        <w:t>≥</w:t>
      </w:r>
      <w:r>
        <w:rPr>
          <w:rStyle w:val="eop"/>
          <w:rtl w:val="0"/>
        </w:rPr>
        <w:t>0.80 strong.</w:t>
      </w:r>
    </w:p>
    <w:p>
      <w:pPr>
        <w:pStyle w:val="Body"/>
        <w:spacing w:before="60" w:after="60"/>
      </w:pPr>
      <w:r>
        <w:rPr>
          <w:b w:val="1"/>
          <w:bCs w:val="1"/>
          <w:rtl w:val="0"/>
          <w:lang w:val="en-US"/>
        </w:rPr>
        <w:t xml:space="preserve">If IRR falls below </w:t>
      </w:r>
      <w:r>
        <w:rPr>
          <w:b w:val="1"/>
          <w:bCs w:val="1"/>
          <w:rtl w:val="0"/>
        </w:rPr>
        <w:t xml:space="preserve">κ </w:t>
      </w:r>
      <w:r>
        <w:rPr>
          <w:b w:val="1"/>
          <w:bCs w:val="1"/>
          <w:rtl w:val="0"/>
        </w:rPr>
        <w:t xml:space="preserve">= 0.40: </w:t>
      </w:r>
      <w:r>
        <w:rPr>
          <w:rStyle w:val="eop"/>
          <w:rtl w:val="0"/>
          <w:lang w:val="en-US"/>
        </w:rPr>
        <w:t xml:space="preserve">Scores cannot be aggregated. Reviewers must conduct a structured reconciliation session </w:t>
      </w:r>
      <w:r>
        <w:rPr>
          <w:rStyle w:val="eop"/>
          <w:rtl w:val="0"/>
          <w:lang w:val="en-US"/>
        </w:rPr>
        <w:t xml:space="preserve">— </w:t>
      </w:r>
      <w:r>
        <w:rPr>
          <w:rStyle w:val="eop"/>
          <w:rtl w:val="0"/>
          <w:lang w:val="en-US"/>
        </w:rPr>
        <w:t xml:space="preserve">working through each divergent response together using the behavioral anchors to identify the source of disagreement (calibration gap, ambiguous anchor definition, or genuine domain difference). After reconciliation, reviewers re-score the affected responses independently, and IRR is re-computed before proceeding. This reconciliation step must be documented. A reconciliation session that closes the gap to </w:t>
      </w:r>
      <w:r>
        <w:rPr>
          <w:rStyle w:val="eop"/>
          <w:rtl w:val="0"/>
        </w:rPr>
        <w:t xml:space="preserve">κ ≥ </w:t>
      </w:r>
      <w:r>
        <w:rPr>
          <w:rStyle w:val="eop"/>
          <w:rtl w:val="0"/>
          <w:lang w:val="en-US"/>
        </w:rPr>
        <w:t>0.40 is acceptable; a gap that cannot be closed requires escalation to the Director</w:t>
      </w:r>
      <w:r>
        <w:rPr>
          <w:rStyle w:val="eop"/>
          <w:rtl w:val="1"/>
        </w:rPr>
        <w:t>’</w:t>
      </w:r>
      <w:r>
        <w:rPr>
          <w:rStyle w:val="eop"/>
          <w:rtl w:val="0"/>
          <w:lang w:val="en-US"/>
        </w:rPr>
        <w:t>s office before the gate decision is made.</w:t>
      </w:r>
    </w:p>
    <w:p>
      <w:pPr>
        <w:pStyle w:val="Body"/>
        <w:spacing w:before="60" w:after="60"/>
      </w:pPr>
      <w:r>
        <w:rPr>
          <w:b w:val="1"/>
          <w:bCs w:val="1"/>
          <w:rtl w:val="0"/>
          <w:lang w:val="en-US"/>
        </w:rPr>
        <w:t>Once IRR is confirmed sufficient (</w:t>
      </w:r>
      <w:r>
        <w:rPr>
          <w:b w:val="1"/>
          <w:bCs w:val="1"/>
          <w:rtl w:val="0"/>
        </w:rPr>
        <w:t xml:space="preserve">κ ≥ </w:t>
      </w:r>
      <w:r>
        <w:rPr>
          <w:b w:val="1"/>
          <w:bCs w:val="1"/>
          <w:rtl w:val="0"/>
        </w:rPr>
        <w:t xml:space="preserve">0.40): </w:t>
      </w:r>
      <w:r>
        <w:rPr>
          <w:rStyle w:val="eop"/>
          <w:rtl w:val="0"/>
          <w:lang w:val="en-US"/>
        </w:rPr>
        <w:t>Scores are aggregated across all reviewers and the gate thresholds are applied to the combined pool. The IRR value must be documented alongside the aggregated scores as part of Layer 2 gate evidence.</w:t>
      </w:r>
    </w:p>
    <w:p>
      <w:pPr>
        <w:pStyle w:val="Body"/>
        <w:spacing w:before="60" w:after="60"/>
      </w:pPr>
      <w:r>
        <w:rPr>
          <w:outline w:val="0"/>
          <w:color w:val="000000"/>
          <w:u w:color="000000"/>
          <w:rtl w:val="0"/>
          <w:lang w:val="en-US"/>
          <w14:textFill>
            <w14:solidFill>
              <w14:srgbClr w14:val="000000"/>
            </w14:solidFill>
          </w14:textFill>
        </w:rPr>
        <w:t>Policy and Compliance is assessed at Layer 2 using a pass/fail gate. A single FAIL disqualifies the space until addressed.</w:t>
      </w:r>
    </w:p>
    <w:p>
      <w:pPr>
        <w:pStyle w:val="Body"/>
        <w:spacing w:before="160" w:after="60"/>
        <w:rPr>
          <w:b w:val="1"/>
          <w:bCs w:val="1"/>
        </w:rPr>
      </w:pPr>
    </w:p>
    <w:p>
      <w:pPr>
        <w:pStyle w:val="Body"/>
        <w:spacing w:before="160" w:after="60"/>
      </w:pPr>
      <w:r>
        <w:rPr>
          <w:b w:val="1"/>
          <w:bCs w:val="1"/>
          <w:rtl w:val="0"/>
          <w:lang w:val="en-US"/>
        </w:rPr>
        <w:t>Layer 2 scoring packet contents</w:t>
      </w:r>
    </w:p>
    <w:p>
      <w:pPr>
        <w:pStyle w:val="List Paragraph"/>
        <w:numPr>
          <w:ilvl w:val="0"/>
          <w:numId w:val="5"/>
        </w:numPr>
        <w:spacing w:before="60" w:after="60"/>
        <w:rPr>
          <w:lang w:val="en-US"/>
        </w:rPr>
      </w:pPr>
      <w:r>
        <w:rPr>
          <w:rStyle w:val="eop"/>
          <w:rtl w:val="0"/>
          <w:lang w:val="en-US"/>
        </w:rPr>
        <w:t xml:space="preserve">20-30 question and result-set pairs sampled from Layer 1 benchmark results, stratified across Good, Bad, edge cases in proportion. Any unexpected Manual Review Needed results must be resolved by the developer </w:t>
      </w:r>
      <w:r>
        <w:rPr>
          <w:i w:val="1"/>
          <w:iCs w:val="1"/>
          <w:rtl w:val="0"/>
          <w:lang w:val="en-US"/>
        </w:rPr>
        <w:t>before</w:t>
      </w:r>
      <w:r>
        <w:rPr>
          <w:rStyle w:val="eop"/>
          <w:rtl w:val="0"/>
          <w:lang w:val="en-US"/>
        </w:rPr>
        <w:t xml:space="preserve"> Layer 2 begins </w:t>
      </w:r>
      <w:r>
        <w:rPr>
          <w:rStyle w:val="eop"/>
          <w:rtl w:val="0"/>
          <w:lang w:val="en-US"/>
        </w:rPr>
        <w:t xml:space="preserve">— </w:t>
      </w:r>
      <w:r>
        <w:rPr>
          <w:rStyle w:val="eop"/>
          <w:rtl w:val="0"/>
          <w:lang w:val="en-US"/>
        </w:rPr>
        <w:t>they are not passed through to the SME as a scoring category. Show the question, the Genie generated response/result set. Do not show the Layer 1 rating.</w:t>
      </w:r>
    </w:p>
    <w:p>
      <w:pPr>
        <w:pStyle w:val="List Paragraph"/>
        <w:numPr>
          <w:ilvl w:val="0"/>
          <w:numId w:val="5"/>
        </w:numPr>
        <w:spacing w:before="60" w:after="60"/>
        <w:rPr>
          <w:lang w:val="en-US"/>
        </w:rPr>
      </w:pPr>
      <w:r>
        <w:rPr>
          <w:rStyle w:val="eop"/>
          <w:rtl w:val="0"/>
          <w:lang w:val="en-US"/>
        </w:rPr>
        <w:t xml:space="preserve">The behavioral anchor card (1-5 scale definitions for assigned dimensions given in Appendix A). Must be visible while scoring </w:t>
      </w:r>
      <w:r>
        <w:rPr>
          <w:rStyle w:val="eop"/>
          <w:rtl w:val="0"/>
          <w:lang w:val="en-US"/>
        </w:rPr>
        <w:t xml:space="preserve">— </w:t>
      </w:r>
      <w:r>
        <w:rPr>
          <w:rStyle w:val="eop"/>
          <w:rtl w:val="0"/>
          <w:lang w:val="en-US"/>
        </w:rPr>
        <w:t>reviewers should never try to score from memory.</w:t>
      </w:r>
    </w:p>
    <w:p>
      <w:pPr>
        <w:pStyle w:val="List Paragraph"/>
        <w:numPr>
          <w:ilvl w:val="0"/>
          <w:numId w:val="5"/>
        </w:numPr>
        <w:spacing w:before="60" w:after="60"/>
        <w:rPr>
          <w:lang w:val="en-US"/>
        </w:rPr>
      </w:pPr>
      <w:r>
        <w:rPr>
          <w:rStyle w:val="eop"/>
          <w:rtl w:val="0"/>
          <w:lang w:val="en-US"/>
        </w:rPr>
        <w:t>A per-response scoring form with one row per question and columns for each dimension.</w:t>
      </w:r>
    </w:p>
    <w:p>
      <w:pPr>
        <w:pStyle w:val="List Paragraph"/>
        <w:numPr>
          <w:ilvl w:val="0"/>
          <w:numId w:val="5"/>
        </w:numPr>
        <w:spacing w:before="60" w:after="60"/>
        <w:rPr>
          <w:lang w:val="en-US"/>
        </w:rPr>
      </w:pPr>
      <w:r>
        <w:rPr>
          <w:rStyle w:val="eop"/>
          <w:rtl w:val="0"/>
          <w:lang w:val="en-US"/>
        </w:rPr>
        <w:t>Written reviewer directions.</w:t>
      </w:r>
    </w:p>
    <w:p>
      <w:pPr>
        <w:pStyle w:val="Body"/>
        <w:spacing w:before="60"/>
      </w:pPr>
    </w:p>
    <w:p>
      <w:pPr>
        <w:pStyle w:val="Body"/>
        <w:spacing w:before="160" w:after="60"/>
      </w:pPr>
      <w:r>
        <w:rPr>
          <w:b w:val="1"/>
          <w:bCs w:val="1"/>
          <w:rtl w:val="0"/>
          <w:lang w:val="en-US"/>
        </w:rPr>
        <w:t>Layer 2 pass-rate thresholds</w:t>
      </w:r>
    </w:p>
    <w:p>
      <w:pPr>
        <w:pStyle w:val="Body"/>
        <w:spacing w:before="60" w:after="60"/>
      </w:pPr>
      <w:r>
        <w:rPr>
          <w:rStyle w:val="eop"/>
          <w:rtl w:val="0"/>
          <w:lang w:val="en-US"/>
        </w:rPr>
        <w:t>These thresholds determine whether a space advances from Layer 2 to Layer 3 and are stated as the percentage of scored responses that must reach the minimum score on the 1</w:t>
      </w:r>
      <w:r>
        <w:rPr>
          <w:rStyle w:val="eop"/>
          <w:rtl w:val="0"/>
        </w:rPr>
        <w:t>–</w:t>
      </w:r>
      <w:r>
        <w:rPr>
          <w:rStyle w:val="eop"/>
          <w:rtl w:val="0"/>
          <w:lang w:val="en-US"/>
        </w:rPr>
        <w:t xml:space="preserve">5 scale. They are derived from internal standards because no published benchmarks exist for SME SQL correctness scoring rates </w:t>
      </w:r>
      <w:r>
        <w:rPr>
          <w:rStyle w:val="eop"/>
          <w:rtl w:val="0"/>
          <w:lang w:val="en-US"/>
        </w:rPr>
        <w:t xml:space="preserve">— </w:t>
      </w:r>
      <w:r>
        <w:rPr>
          <w:rStyle w:val="eop"/>
          <w:rtl w:val="0"/>
          <w:lang w:val="en-US"/>
        </w:rPr>
        <w:t>the NL2SQL field measures execution accuracy on automated benchmarks, not human expert rubric scores. Full rationale is given in Appendix A.</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6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Arial Unicode MS" w:cs="Arial Unicode MS" w:hAnsi="Arial Unicode MS" w:eastAsia="Arial Unicode MS" w:hint="default"/>
                <w:b w:val="0"/>
                <w:bCs w:val="0"/>
                <w:i w:val="0"/>
                <w:iCs w:val="0"/>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Important Note</w:t>
            </w:r>
          </w:p>
          <w:p>
            <w:pPr>
              <w:pStyle w:val="Body"/>
              <w:bidi w:val="0"/>
              <w:spacing w:before="60" w:after="60"/>
              <w:ind w:left="0" w:right="0" w:firstLine="0"/>
              <w:jc w:val="left"/>
              <w:rPr>
                <w:rtl w:val="0"/>
              </w:rPr>
            </w:pPr>
            <w:r>
              <w:rPr>
                <w:sz w:val="19"/>
                <w:szCs w:val="19"/>
                <w:shd w:val="nil" w:color="auto" w:fill="auto"/>
                <w:rtl w:val="0"/>
                <w:lang w:val="en-US"/>
              </w:rPr>
              <w:t xml:space="preserve">A space that clears all Layer 2 dimension thresholds proceeds to Layer 3 for user experience validation. If a space fails any Layer 2 threshold, it is disqualified </w:t>
            </w:r>
            <w:r>
              <w:rPr>
                <w:sz w:val="19"/>
                <w:szCs w:val="19"/>
                <w:shd w:val="nil" w:color="auto" w:fill="auto"/>
                <w:rtl w:val="0"/>
                <w:lang w:val="en-US"/>
              </w:rPr>
              <w:t xml:space="preserve">— </w:t>
            </w:r>
            <w:r>
              <w:rPr>
                <w:sz w:val="19"/>
                <w:szCs w:val="19"/>
                <w:shd w:val="nil" w:color="auto" w:fill="auto"/>
                <w:rtl w:val="0"/>
                <w:lang w:val="en-US"/>
              </w:rPr>
              <w:t xml:space="preserve">fix root cause at the appropriate level (see </w:t>
            </w:r>
            <w:r>
              <w:rPr>
                <w:i w:val="1"/>
                <w:iCs w:val="1"/>
                <w:sz w:val="19"/>
                <w:szCs w:val="19"/>
                <w:shd w:val="nil" w:color="auto" w:fill="auto"/>
                <w:rtl w:val="0"/>
                <w:lang w:val="en-US"/>
              </w:rPr>
              <w:t>Databricks Genie Space Curation Best Practices and Standards</w:t>
            </w:r>
            <w:r>
              <w:rPr>
                <w:sz w:val="19"/>
                <w:szCs w:val="19"/>
                <w:shd w:val="nil" w:color="auto" w:fill="auto"/>
                <w:rtl w:val="0"/>
                <w:lang w:val="en-US"/>
              </w:rPr>
              <w:t>), run benchmarks to verify fix, and repeat Layer 2 review on affected questions.</w:t>
            </w:r>
          </w:p>
        </w:tc>
      </w:tr>
    </w:tbl>
    <w:p>
      <w:pPr>
        <w:pStyle w:val="Body"/>
        <w:widowControl w:val="0"/>
      </w:pPr>
    </w:p>
    <w:p>
      <w:pPr>
        <w:pStyle w:val="Body"/>
        <w:spacing w:before="60" w:after="60"/>
      </w:pPr>
    </w:p>
    <w:p>
      <w:pPr>
        <w:pStyle w:val="Heading 2"/>
        <w:pBdr>
          <w:top w:val="nil"/>
          <w:left w:val="nil"/>
          <w:bottom w:val="single" w:color="d6e4f0" w:sz="4" w:space="0" w:shadow="0" w:frame="0"/>
          <w:right w:val="nil"/>
        </w:pBdr>
      </w:pPr>
      <w:r>
        <w:rPr>
          <w:rStyle w:val="eop"/>
          <w:rtl w:val="0"/>
          <w:lang w:val="en-US"/>
        </w:rPr>
        <w:t xml:space="preserve">5.4  Layer 3 </w:t>
      </w:r>
      <w:r>
        <w:rPr>
          <w:rStyle w:val="eop"/>
          <w:rtl w:val="0"/>
          <w:lang w:val="en-US"/>
        </w:rPr>
        <w:t xml:space="preserve">— </w:t>
      </w:r>
      <w:r>
        <w:rPr>
          <w:rStyle w:val="eop"/>
          <w:rtl w:val="0"/>
          <w:lang w:val="en-US"/>
        </w:rPr>
        <w:t>Business User Pilot</w:t>
      </w:r>
    </w:p>
    <w:p>
      <w:pPr>
        <w:pStyle w:val="Body"/>
        <w:spacing w:before="60" w:after="60"/>
      </w:pPr>
      <w:r>
        <w:rPr>
          <w:rStyle w:val="eop"/>
          <w:rtl w:val="0"/>
          <w:lang w:val="en-US"/>
        </w:rPr>
        <w:t>This section explains how the business user pilot works and the methodology behind each per-dimension threshold. It uses the Genie UI alongside the per-interaction form. The per-interaction rating form is the primary scoring evidence for the gate. Thumbs up/down is supplementary signal that feeds knowledge mining.</w:t>
      </w:r>
    </w:p>
    <w:p>
      <w:pPr>
        <w:pStyle w:val="Body"/>
        <w:spacing w:before="40"/>
      </w:pPr>
    </w:p>
    <w:p>
      <w:pPr>
        <w:pStyle w:val="Body"/>
        <w:spacing w:before="80" w:after="40"/>
      </w:pPr>
      <w:r>
        <w:rPr>
          <w:b w:val="1"/>
          <w:bCs w:val="1"/>
          <w:outline w:val="0"/>
          <w:color w:val="000000"/>
          <w:u w:color="000000"/>
          <w:rtl w:val="0"/>
          <w:lang w:val="en-US"/>
          <w14:textFill>
            <w14:solidFill>
              <w14:srgbClr w14:val="000000"/>
            </w14:solidFill>
          </w14:textFill>
        </w:rPr>
        <w:t>How the business user pilot works</w:t>
      </w:r>
    </w:p>
    <w:p>
      <w:pPr>
        <w:pStyle w:val="Body"/>
        <w:spacing w:before="60" w:after="60"/>
      </w:pPr>
      <w:r>
        <w:rPr>
          <w:outline w:val="0"/>
          <w:color w:val="000000"/>
          <w:u w:color="000000"/>
          <w:rtl w:val="0"/>
          <w:lang w:val="en-US"/>
          <w14:textFill>
            <w14:solidFill>
              <w14:srgbClr w14:val="000000"/>
            </w14:solidFill>
          </w14:textFill>
        </w:rPr>
        <w:t xml:space="preserve">Layer 3 takes spaces that clear Layers 1 and 2 and validates them against end-user experience. Every tester works through a structured task list sourced from the space charter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this ensures testers work within the space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defined domain.</w:t>
      </w:r>
    </w:p>
    <w:p>
      <w:pPr>
        <w:pStyle w:val="Body"/>
        <w:spacing w:before="120" w:after="60"/>
      </w:pPr>
      <w:r>
        <w:rPr>
          <w:outline w:val="0"/>
          <w:color w:val="000000"/>
          <w:u w:color="000000"/>
          <w:rtl w:val="0"/>
          <w:lang w:val="en-US"/>
          <w14:textFill>
            <w14:solidFill>
              <w14:srgbClr w14:val="000000"/>
            </w14:solidFill>
          </w14:textFill>
        </w:rPr>
        <w:t xml:space="preserve">Unlike Layers 1 and 2, which assess NL2SQL accuracy and SQL logic correctness, Layer 3 assesses end-user experience dimensions only: </w:t>
      </w:r>
      <w:r>
        <w:rPr>
          <w:b w:val="1"/>
          <w:bCs w:val="1"/>
          <w:outline w:val="0"/>
          <w:color w:val="000000"/>
          <w:u w:color="000000"/>
          <w:rtl w:val="0"/>
          <w:lang w:val="en-US"/>
          <w14:textFill>
            <w14:solidFill>
              <w14:srgbClr w14:val="000000"/>
            </w14:solidFill>
          </w14:textFill>
        </w:rPr>
        <w:t>Task Completion, Result Usefulness, and Clarity and Interpretability</w:t>
      </w:r>
      <w:r>
        <w:rPr>
          <w:outline w:val="0"/>
          <w:color w:val="000000"/>
          <w:u w:color="000000"/>
          <w:rtl w:val="0"/>
          <w14:textFill>
            <w14:solidFill>
              <w14:srgbClr w14:val="000000"/>
            </w14:solidFill>
          </w14:textFill>
        </w:rPr>
        <w:t>.</w:t>
      </w:r>
    </w:p>
    <w:p>
      <w:pPr>
        <w:pStyle w:val="Body"/>
        <w:spacing w:before="120" w:after="60"/>
      </w:pPr>
      <w:r>
        <w:rPr>
          <w:outline w:val="0"/>
          <w:color w:val="000000"/>
          <w:u w:color="000000"/>
          <w:rtl w:val="0"/>
          <w:lang w:val="en-US"/>
          <w14:textFill>
            <w14:solidFill>
              <w14:srgbClr w14:val="000000"/>
            </w14:solidFill>
          </w14:textFill>
        </w:rPr>
        <w:t>Testers must complete a structured task list first, before any free exploration. They rate each interaction immediately after receiving a response using a per-interaction rating form, which is the primary scoring evidence for the Layer 3 gate. Thumbs up/down in the Genie UI is required as a supplementary signal but does not replace the rating form. Testers should be drawn from across relevant job functions to ensure domain coverage.</w:t>
      </w:r>
    </w:p>
    <w:p>
      <w:pPr>
        <w:pStyle w:val="Body"/>
        <w:spacing w:before="120" w:after="60"/>
      </w:pPr>
      <w:r>
        <w:rPr>
          <w:outline w:val="0"/>
          <w:color w:val="000000"/>
          <w:u w:color="000000"/>
          <w:rtl w:val="0"/>
          <w:lang w:val="en-US"/>
          <w14:textFill>
            <w14:solidFill>
              <w14:srgbClr w14:val="000000"/>
            </w14:solidFill>
          </w14:textFill>
        </w:rPr>
        <w:t>Layer 3 is a validation layer, not a re-adjudication one. It confirms whether end-user experience aligns with the previous evaluation layers</w:t>
      </w:r>
      <w:r>
        <w:rPr>
          <w:outline w:val="0"/>
          <w:color w:val="000000"/>
          <w:u w:color="000000"/>
          <w:rtl w:val="1"/>
          <w14:textFill>
            <w14:solidFill>
              <w14:srgbClr w14:val="000000"/>
            </w14:solidFill>
          </w14:textFill>
        </w:rPr>
        <w:t xml:space="preserve">’ </w:t>
      </w:r>
      <w:r>
        <w:rPr>
          <w:outline w:val="0"/>
          <w:color w:val="000000"/>
          <w:u w:color="000000"/>
          <w:rtl w:val="0"/>
          <w:lang w:val="en-US"/>
          <w14:textFill>
            <w14:solidFill>
              <w14:srgbClr w14:val="000000"/>
            </w14:solidFill>
          </w14:textFill>
        </w:rPr>
        <w:t>determinations. A technically correct result set that is incomprehensible to a non-technical user still fails the end user.</w:t>
      </w:r>
    </w:p>
    <w:p>
      <w:pPr>
        <w:pStyle w:val="Body"/>
        <w:spacing w:before="160" w:after="60"/>
        <w:rPr>
          <w:b w:val="1"/>
          <w:bCs w:val="1"/>
        </w:rPr>
      </w:pPr>
    </w:p>
    <w:p>
      <w:pPr>
        <w:pStyle w:val="Body"/>
        <w:spacing w:before="160" w:after="60"/>
      </w:pPr>
      <w:r>
        <w:rPr>
          <w:b w:val="1"/>
          <w:bCs w:val="1"/>
          <w:rtl w:val="0"/>
          <w:lang w:val="en-US"/>
        </w:rPr>
        <w:t>Participant requirements</w:t>
      </w:r>
    </w:p>
    <w:p>
      <w:pPr>
        <w:pStyle w:val="List Paragraph"/>
        <w:numPr>
          <w:ilvl w:val="0"/>
          <w:numId w:val="3"/>
        </w:numPr>
        <w:spacing w:before="40" w:after="40"/>
        <w:rPr>
          <w:lang w:val="en-US"/>
        </w:rPr>
      </w:pPr>
      <w:r>
        <w:rPr>
          <w:b w:val="1"/>
          <w:bCs w:val="1"/>
          <w:rtl w:val="0"/>
          <w:lang w:val="en-US"/>
        </w:rPr>
        <w:t xml:space="preserve">Minimum tester count: </w:t>
      </w:r>
      <w:r>
        <w:rPr>
          <w:rStyle w:val="eop"/>
          <w:rtl w:val="0"/>
          <w:lang w:val="en-US"/>
        </w:rPr>
        <w:t xml:space="preserve">5-8 for Low risk; </w:t>
      </w:r>
      <w:r>
        <w:rPr>
          <w:rStyle w:val="eop"/>
          <w:rtl w:val="0"/>
          <w:lang w:val="en-US"/>
        </w:rPr>
        <w:t>≥</w:t>
      </w:r>
      <w:r>
        <w:rPr>
          <w:rStyle w:val="eop"/>
          <w:rtl w:val="0"/>
          <w:lang w:val="en-US"/>
        </w:rPr>
        <w:t xml:space="preserve">10 for Medium; </w:t>
      </w:r>
      <w:r>
        <w:rPr>
          <w:rStyle w:val="eop"/>
          <w:rtl w:val="0"/>
          <w:lang w:val="en-US"/>
        </w:rPr>
        <w:t>≥</w:t>
      </w:r>
      <w:r>
        <w:rPr>
          <w:rStyle w:val="eop"/>
          <w:rtl w:val="0"/>
          <w:lang w:val="en-US"/>
        </w:rPr>
        <w:t>15 for High.</w:t>
      </w:r>
    </w:p>
    <w:p>
      <w:pPr>
        <w:pStyle w:val="List Paragraph"/>
        <w:numPr>
          <w:ilvl w:val="0"/>
          <w:numId w:val="3"/>
        </w:numPr>
        <w:spacing w:before="40" w:after="40"/>
        <w:rPr>
          <w:lang w:val="en-US"/>
        </w:rPr>
      </w:pPr>
      <w:r>
        <w:rPr>
          <w:b w:val="1"/>
          <w:bCs w:val="1"/>
          <w:rtl w:val="0"/>
          <w:lang w:val="en-US"/>
        </w:rPr>
        <w:t xml:space="preserve">Domain matching is required: </w:t>
      </w:r>
      <w:r>
        <w:rPr>
          <w:rStyle w:val="eop"/>
          <w:rtl w:val="0"/>
          <w:lang w:val="en-US"/>
        </w:rPr>
        <w:t>Testers</w:t>
      </w:r>
      <w:r>
        <w:rPr>
          <w:rStyle w:val="eop"/>
          <w:rtl w:val="0"/>
          <w:lang w:val="en-US"/>
        </w:rPr>
        <w:t xml:space="preserve">’ </w:t>
      </w:r>
      <w:r>
        <w:rPr>
          <w:rStyle w:val="eop"/>
          <w:rtl w:val="0"/>
          <w:lang w:val="en-US"/>
        </w:rPr>
        <w:t>assigned job duties must be in the domain the space covers.</w:t>
      </w:r>
    </w:p>
    <w:p>
      <w:pPr>
        <w:pStyle w:val="List Paragraph"/>
        <w:numPr>
          <w:ilvl w:val="0"/>
          <w:numId w:val="3"/>
        </w:numPr>
        <w:spacing w:before="40" w:after="40"/>
        <w:rPr>
          <w:lang w:val="en-US"/>
        </w:rPr>
      </w:pPr>
      <w:r>
        <w:rPr>
          <w:b w:val="1"/>
          <w:bCs w:val="1"/>
          <w:rtl w:val="0"/>
          <w:lang w:val="en-US"/>
        </w:rPr>
        <w:t xml:space="preserve">Do not include developers: </w:t>
      </w:r>
      <w:r>
        <w:rPr>
          <w:rStyle w:val="eop"/>
          <w:rtl w:val="0"/>
          <w:lang w:val="en-US"/>
        </w:rPr>
        <w:t>They cannot produce representative signal.</w:t>
      </w:r>
    </w:p>
    <w:p>
      <w:pPr>
        <w:pStyle w:val="Body"/>
        <w:spacing w:before="60"/>
      </w:pPr>
    </w:p>
    <w:p>
      <w:pPr>
        <w:pStyle w:val="Body"/>
        <w:spacing w:before="160" w:after="60"/>
      </w:pPr>
      <w:r>
        <w:rPr>
          <w:b w:val="1"/>
          <w:bCs w:val="1"/>
          <w:rtl w:val="0"/>
          <w:lang w:val="en-US"/>
        </w:rPr>
        <w:t>Layer 3 connection to the benchmark question set</w:t>
      </w:r>
    </w:p>
    <w:p>
      <w:pPr>
        <w:pStyle w:val="Body"/>
        <w:spacing w:before="60" w:after="60"/>
      </w:pPr>
      <w:r>
        <w:rPr>
          <w:rStyle w:val="eop"/>
          <w:rtl w:val="0"/>
          <w:lang w:val="en-US"/>
        </w:rPr>
        <w:t>The Layer 3 structured task list should be informed by the Layer 1 benchmark question set and space charter. This ensures testers work within the space</w:t>
      </w:r>
      <w:r>
        <w:rPr>
          <w:rStyle w:val="eop"/>
          <w:rtl w:val="1"/>
        </w:rPr>
        <w:t>’</w:t>
      </w:r>
      <w:r>
        <w:rPr>
          <w:rStyle w:val="eop"/>
          <w:rtl w:val="0"/>
          <w:lang w:val="en-US"/>
        </w:rPr>
        <w:t>s domain and means their responses can be compared against the known correct SQL answers from Layer 1, giving the Layer 3 per-interaction scores an objective reference point rather than floating as subjective opinions alone.</w:t>
      </w:r>
    </w:p>
    <w:p>
      <w:pPr>
        <w:pStyle w:val="Body"/>
        <w:spacing w:before="60"/>
      </w:pPr>
    </w:p>
    <w:p>
      <w:pPr>
        <w:pStyle w:val="Body"/>
        <w:spacing w:before="160" w:after="60"/>
      </w:pPr>
      <w:r>
        <w:rPr>
          <w:b w:val="1"/>
          <w:bCs w:val="1"/>
          <w:rtl w:val="0"/>
          <w:lang w:val="fr-FR"/>
        </w:rPr>
        <w:t>Session structure</w:t>
      </w:r>
    </w:p>
    <w:p>
      <w:pPr>
        <w:pStyle w:val="List Paragraph"/>
        <w:numPr>
          <w:ilvl w:val="0"/>
          <w:numId w:val="7"/>
        </w:numPr>
        <w:spacing w:before="60" w:after="60"/>
        <w:rPr>
          <w:lang w:val="en-US"/>
        </w:rPr>
      </w:pPr>
      <w:r>
        <w:rPr>
          <w:b w:val="1"/>
          <w:bCs w:val="1"/>
          <w:rtl w:val="0"/>
          <w:lang w:val="en-US"/>
        </w:rPr>
        <w:t xml:space="preserve">Structured task phase (mandatory): </w:t>
      </w:r>
      <w:r>
        <w:rPr>
          <w:rStyle w:val="eop"/>
          <w:rtl w:val="0"/>
          <w:lang w:val="en-US"/>
        </w:rPr>
        <w:t>15-20 questions from the pre-defined task list which reflects the space</w:t>
      </w:r>
      <w:r>
        <w:rPr>
          <w:rStyle w:val="eop"/>
          <w:rtl w:val="0"/>
          <w:lang w:val="en-US"/>
        </w:rPr>
        <w:t>’</w:t>
      </w:r>
      <w:r>
        <w:rPr>
          <w:rStyle w:val="eop"/>
          <w:rtl w:val="0"/>
          <w:lang w:val="en-US"/>
        </w:rPr>
        <w:t xml:space="preserve">s domain (as documented in the charter). Testers should be instructed to complete this </w:t>
      </w:r>
      <w:r>
        <w:rPr>
          <w:i w:val="1"/>
          <w:iCs w:val="1"/>
          <w:rtl w:val="0"/>
          <w:lang w:val="en-US"/>
        </w:rPr>
        <w:t>before</w:t>
      </w:r>
      <w:r>
        <w:rPr>
          <w:rStyle w:val="eop"/>
          <w:rtl w:val="0"/>
          <w:lang w:val="en-US"/>
        </w:rPr>
        <w:t xml:space="preserve"> any free exploration.</w:t>
      </w:r>
    </w:p>
    <w:p>
      <w:pPr>
        <w:pStyle w:val="List Paragraph"/>
        <w:numPr>
          <w:ilvl w:val="0"/>
          <w:numId w:val="7"/>
        </w:numPr>
        <w:spacing w:before="60" w:after="60"/>
        <w:rPr>
          <w:lang w:val="en-US"/>
        </w:rPr>
      </w:pPr>
      <w:r>
        <w:rPr>
          <w:b w:val="1"/>
          <w:bCs w:val="1"/>
          <w:rtl w:val="0"/>
          <w:lang w:val="en-US"/>
        </w:rPr>
        <w:t xml:space="preserve">Free exploration phase (optional): </w:t>
      </w:r>
      <w:r>
        <w:rPr>
          <w:rStyle w:val="eop"/>
          <w:rtl w:val="0"/>
          <w:lang w:val="en-US"/>
        </w:rPr>
        <w:t>Any question that produces an error must be flagged in the UI (thumbs down) with an informative rationale about what is wrong. The developer should review, add to the benchmark set, and document the resolution.</w:t>
      </w:r>
    </w:p>
    <w:p>
      <w:pPr>
        <w:pStyle w:val="List Paragraph"/>
        <w:numPr>
          <w:ilvl w:val="0"/>
          <w:numId w:val="7"/>
        </w:numPr>
        <w:spacing w:before="60" w:after="60"/>
        <w:rPr>
          <w:lang w:val="en-US"/>
        </w:rPr>
      </w:pPr>
      <w:r>
        <w:rPr>
          <w:b w:val="1"/>
          <w:bCs w:val="1"/>
          <w:rtl w:val="0"/>
          <w:lang w:val="en-US"/>
        </w:rPr>
        <w:t xml:space="preserve">Per-interaction rating form after every response: </w:t>
      </w:r>
      <w:r>
        <w:rPr>
          <w:rStyle w:val="eop"/>
          <w:rtl w:val="0"/>
          <w:lang w:val="en-US"/>
        </w:rPr>
        <w:t>Completed immediately. Primary evaluation evidence for audits.</w:t>
      </w:r>
    </w:p>
    <w:p>
      <w:pPr>
        <w:pStyle w:val="List Paragraph"/>
        <w:numPr>
          <w:ilvl w:val="0"/>
          <w:numId w:val="7"/>
        </w:numPr>
        <w:spacing w:before="60" w:after="60"/>
        <w:rPr>
          <w:lang w:val="en-US"/>
        </w:rPr>
      </w:pPr>
      <w:r>
        <w:rPr>
          <w:b w:val="1"/>
          <w:bCs w:val="1"/>
          <w:rtl w:val="0"/>
          <w:lang w:val="en-US"/>
        </w:rPr>
        <w:t xml:space="preserve">Thumbs up/down in the Genie UI: </w:t>
      </w:r>
      <w:r>
        <w:rPr>
          <w:rStyle w:val="eop"/>
          <w:rtl w:val="0"/>
          <w:lang w:val="en-US"/>
        </w:rPr>
        <w:t xml:space="preserve">Required in addition to </w:t>
      </w:r>
      <w:r>
        <w:rPr>
          <w:rStyle w:val="eop"/>
          <w:rtl w:val="0"/>
          <w:lang w:val="en-US"/>
        </w:rPr>
        <w:t xml:space="preserve">— </w:t>
      </w:r>
      <w:r>
        <w:rPr>
          <w:rStyle w:val="eop"/>
          <w:rtl w:val="0"/>
          <w:lang w:val="en-US"/>
        </w:rPr>
        <w:t xml:space="preserve">not instead of </w:t>
      </w:r>
      <w:r>
        <w:rPr>
          <w:rStyle w:val="eop"/>
          <w:rtl w:val="0"/>
          <w:lang w:val="en-US"/>
        </w:rPr>
        <w:t xml:space="preserve">— </w:t>
      </w:r>
      <w:r>
        <w:rPr>
          <w:rStyle w:val="eop"/>
          <w:rtl w:val="0"/>
          <w:lang w:val="en-US"/>
        </w:rPr>
        <w:t>the rating form.</w:t>
      </w:r>
    </w:p>
    <w:p>
      <w:pPr>
        <w:pStyle w:val="List Paragraph"/>
        <w:numPr>
          <w:ilvl w:val="0"/>
          <w:numId w:val="7"/>
        </w:numPr>
        <w:spacing w:before="60" w:after="60"/>
        <w:rPr>
          <w:lang w:val="en-US"/>
        </w:rPr>
      </w:pPr>
      <w:r>
        <w:rPr>
          <w:b w:val="1"/>
          <w:bCs w:val="1"/>
          <w:rtl w:val="0"/>
          <w:lang w:val="en-US"/>
        </w:rPr>
        <w:t xml:space="preserve">Tester-level diagnostic review (secondary): </w:t>
      </w:r>
      <w:r>
        <w:rPr>
          <w:rStyle w:val="eop"/>
          <w:rtl w:val="0"/>
          <w:lang w:val="en-US"/>
        </w:rPr>
        <w:t xml:space="preserve">After the pilot is complete, review per-tester score averages. Flag any individual tester whose mean score on any dimension is more than 2 standard deviations below the group mean for investigation. This is a diagnostic check, not a gate condition </w:t>
      </w:r>
      <w:r>
        <w:rPr>
          <w:rStyle w:val="eop"/>
          <w:rtl w:val="0"/>
          <w:lang w:val="en-US"/>
        </w:rPr>
        <w:t xml:space="preserve">— </w:t>
      </w:r>
      <w:r>
        <w:rPr>
          <w:rStyle w:val="eop"/>
          <w:rtl w:val="0"/>
          <w:lang w:val="en-US"/>
        </w:rPr>
        <w:t>a single outlier tester does not mechanically trigger a gate failure. Investigate whether the outlier reflects a domain mismatch (tester was outside their job function), a task misunderstanding, or a genuine space deficiency. Document the finding and resolution. If investigation confirms a systematic space deficiency, add the affected questions to the benchmark set and remediate before rollout. This approach is grounded in the principle that aggregated user scores are more reliable than individual scores for gate decisions, while individual-level review preserves the ability to identify and diagnose outliers (Wong &amp; Paritosh, ACL 2022).</w:t>
      </w:r>
    </w:p>
    <w:p>
      <w:pPr>
        <w:pStyle w:val="Body"/>
      </w:pPr>
    </w:p>
    <w:p>
      <w:pPr>
        <w:pStyle w:val="Body"/>
        <w:spacing w:before="40"/>
        <w:rPr>
          <w:b w:val="1"/>
          <w:bCs w:val="1"/>
        </w:rPr>
      </w:pPr>
    </w:p>
    <w:p>
      <w:pPr>
        <w:pStyle w:val="Body"/>
        <w:spacing w:before="40"/>
      </w:pPr>
      <w:r>
        <w:rPr>
          <w:b w:val="1"/>
          <w:bCs w:val="1"/>
          <w:rtl w:val="0"/>
          <w:lang w:val="en-US"/>
        </w:rPr>
        <w:t>Layer 3 Pass-Rate Thresholds</w:t>
      </w:r>
    </w:p>
    <w:p>
      <w:pPr>
        <w:pStyle w:val="Body"/>
        <w:spacing w:before="40"/>
      </w:pPr>
      <w:r>
        <w:rPr>
          <w:rStyle w:val="eop"/>
          <w:rtl w:val="0"/>
          <w:lang w:val="en-US"/>
        </w:rPr>
        <w:t>These thresholds apply to the end-user experience dimensions. Each threshold is the percentage of tester interactions that must reach a minimum score on the 1</w:t>
      </w:r>
      <w:r>
        <w:rPr>
          <w:rStyle w:val="eop"/>
          <w:rtl w:val="0"/>
        </w:rPr>
        <w:t>–</w:t>
      </w:r>
      <w:r>
        <w:rPr>
          <w:rStyle w:val="eop"/>
          <w:rtl w:val="0"/>
          <w:lang w:val="en-US"/>
        </w:rPr>
        <w:t>5 behavioral scale. All three dimensions must clear their thresholds independently. See Appendix A for full threshold details.</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82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Arial Unicode MS" w:cs="Arial Unicode MS" w:hAnsi="Arial Unicode MS" w:eastAsia="Arial Unicode MS" w:hint="default"/>
                <w:b w:val="0"/>
                <w:bCs w:val="0"/>
                <w:i w:val="0"/>
                <w:iCs w:val="0"/>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w:t>
            </w:r>
            <w:r>
              <w:rPr>
                <w:b w:val="1"/>
                <w:bCs w:val="1"/>
                <w:outline w:val="0"/>
                <w:color w:val="7b1a1a"/>
                <w:u w:color="7b1a1a"/>
                <w:shd w:val="nil" w:color="auto" w:fill="auto"/>
                <w:rtl w:val="0"/>
                <w:lang w:val="en-US"/>
                <w14:textFill>
                  <w14:solidFill>
                    <w14:srgbClr w14:val="7B1A1A"/>
                  </w14:solidFill>
                </w14:textFill>
              </w:rPr>
              <w:t>Important Warning</w:t>
            </w:r>
          </w:p>
          <w:p>
            <w:pPr>
              <w:pStyle w:val="Body"/>
              <w:bidi w:val="0"/>
              <w:spacing w:before="60" w:after="60"/>
              <w:ind w:left="0" w:right="0" w:firstLine="0"/>
              <w:jc w:val="left"/>
              <w:rPr>
                <w:rtl w:val="0"/>
              </w:rPr>
            </w:pPr>
            <w:r>
              <w:rPr>
                <w:sz w:val="19"/>
                <w:szCs w:val="19"/>
                <w:shd w:val="nil" w:color="auto" w:fill="auto"/>
                <w:rtl w:val="0"/>
                <w:lang w:val="en-US"/>
              </w:rPr>
              <w:t>Layer 3 cannot reverse a Layer 2 disqualification. Business user preference cannot override an expert compliance failure.</w:t>
            </w:r>
          </w:p>
        </w:tc>
      </w:tr>
    </w:tbl>
    <w:p>
      <w:pPr>
        <w:pStyle w:val="Body"/>
        <w:widowControl w:val="0"/>
        <w:spacing w:before="40"/>
      </w:pPr>
    </w:p>
    <w:p>
      <w:pPr>
        <w:pStyle w:val="Body"/>
      </w:pPr>
    </w:p>
    <w:p>
      <w:pPr>
        <w:pStyle w:val="Body"/>
      </w:pPr>
    </w:p>
    <w:p>
      <w:pPr>
        <w:pStyle w:val="Heading 2"/>
        <w:pBdr>
          <w:top w:val="nil"/>
          <w:left w:val="nil"/>
          <w:bottom w:val="single" w:color="d6e4f0" w:sz="4" w:space="0" w:shadow="0" w:frame="0"/>
          <w:right w:val="nil"/>
        </w:pBdr>
      </w:pPr>
      <w:r>
        <w:rPr>
          <w:rStyle w:val="eop"/>
          <w:rtl w:val="0"/>
          <w:lang w:val="it-IT"/>
        </w:rPr>
        <w:t>5.5  Decision Rules: Outcome Scenario</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500"/>
        <w:gridCol w:w="5860"/>
      </w:tblGrid>
      <w:tr>
        <w:tblPrEx>
          <w:shd w:val="clear" w:color="auto" w:fill="156082"/>
        </w:tblPrEx>
        <w:trPr>
          <w:trHeight w:val="223" w:hRule="atLeast"/>
          <w:tblHeader/>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Scenario</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Decision</w:t>
            </w:r>
          </w:p>
        </w:tc>
      </w:tr>
      <w:tr>
        <w:tblPrEx>
          <w:shd w:val="clear" w:color="auto" w:fill="cad1d7"/>
        </w:tblPrEx>
        <w:trPr>
          <w:trHeight w:val="66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All three layers pass all thresholds</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Update Director</w:t>
            </w:r>
            <w:r>
              <w:rPr>
                <w:shd w:val="nil" w:color="auto" w:fill="auto"/>
                <w:rtl w:val="0"/>
                <w:lang w:val="en-US"/>
              </w:rPr>
              <w:t>’</w:t>
            </w:r>
            <w:r>
              <w:rPr>
                <w:shd w:val="nil" w:color="auto" w:fill="auto"/>
                <w:rtl w:val="0"/>
                <w:lang w:val="en-US"/>
              </w:rPr>
              <w:t>s office for final deployment approval. Upon approval, proceed to staged rollout. Document all three layer results.</w:t>
            </w:r>
          </w:p>
        </w:tc>
      </w:tr>
      <w:tr>
        <w:tblPrEx>
          <w:shd w:val="clear" w:color="auto" w:fill="cad1d7"/>
        </w:tblPrEx>
        <w:trPr>
          <w:trHeight w:val="154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Layer 1 passes but Layer 2 SMEs identify correctness or completeness failures</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Do not proceed to Layer 3. Fix root cause at the correct level. Per Databricks best practices, SQL errors typically require gold view redesign, join relationship definitions, or example SQL additions </w:t>
            </w:r>
            <w:r>
              <w:rPr>
                <w:shd w:val="nil" w:color="auto" w:fill="auto"/>
                <w:rtl w:val="0"/>
                <w:lang w:val="en-US"/>
              </w:rPr>
              <w:t xml:space="preserve">— </w:t>
            </w:r>
            <w:r>
              <w:rPr>
                <w:shd w:val="nil" w:color="auto" w:fill="auto"/>
                <w:rtl w:val="0"/>
                <w:lang w:val="en-US"/>
              </w:rPr>
              <w:t>text instructions alone typically are insufficient to address the issue. Re-run benchmarks and repeat Layer 2 review on affected questions. Document issue, root cause, and resolution.</w:t>
            </w:r>
          </w:p>
        </w:tc>
      </w:tr>
      <w:tr>
        <w:tblPrEx>
          <w:shd w:val="clear" w:color="auto" w:fill="cad1d7"/>
        </w:tblPrEx>
        <w:trPr>
          <w:trHeight w:val="154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Layer 1 and 2 pass but Layer 3 testers score below threshold on Task Completion</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Check whether failing tasks are in the benchmark set and rated Good in Layer 1. If yes </w:t>
            </w:r>
            <w:r>
              <w:rPr>
                <w:shd w:val="nil" w:color="auto" w:fill="auto"/>
                <w:rtl w:val="0"/>
                <w:lang w:val="en-US"/>
              </w:rPr>
              <w:t xml:space="preserve">— </w:t>
            </w:r>
            <w:r>
              <w:rPr>
                <w:shd w:val="nil" w:color="auto" w:fill="auto"/>
                <w:rtl w:val="0"/>
                <w:lang w:val="en-US"/>
              </w:rPr>
              <w:t xml:space="preserve">improve example SQL queries and metadata, then re-run. If no </w:t>
            </w:r>
            <w:r>
              <w:rPr>
                <w:shd w:val="nil" w:color="auto" w:fill="auto"/>
                <w:rtl w:val="0"/>
                <w:lang w:val="en-US"/>
              </w:rPr>
              <w:t xml:space="preserve">— </w:t>
            </w:r>
            <w:r>
              <w:rPr>
                <w:shd w:val="nil" w:color="auto" w:fill="auto"/>
                <w:rtl w:val="0"/>
                <w:lang w:val="en-US"/>
              </w:rPr>
              <w:t>add failing tasks to benchmarks and fix root cause. Per Databricks best practices, task completion failures often indicate missing SQL expressions or unclear column descriptions. Document issue, root cause, and resolution.</w:t>
            </w:r>
          </w:p>
        </w:tc>
      </w:tr>
      <w:tr>
        <w:tblPrEx>
          <w:shd w:val="clear" w:color="auto" w:fill="cad1d7"/>
        </w:tblPrEx>
        <w:trPr>
          <w:trHeight w:val="110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Layer 3 testers rate poorly questions that Layers 1 and 2 confirmed as correct</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Investigate before proceeding. Review tester comments. If comments describe formatting rather than wrong data, the space may be deployable with metadata and column description improvements. If comments describe genuine wrong answers, re-examine Layer 1 and Layer 2 scoring.</w:t>
            </w:r>
          </w:p>
        </w:tc>
      </w:tr>
      <w:tr>
        <w:tblPrEx>
          <w:shd w:val="clear" w:color="auto" w:fill="cad1d7"/>
        </w:tblPrEx>
        <w:trPr>
          <w:trHeight w:val="66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A threshold fails at any layer</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Space is disqualified. Document failures with root cause. Do not proceed to the next layer. Remediate and restart from the failed layer. Document remediation steps.</w:t>
            </w:r>
          </w:p>
        </w:tc>
      </w:tr>
      <w:tr>
        <w:tblPrEx>
          <w:shd w:val="clear" w:color="auto" w:fill="cad1d7"/>
        </w:tblPrEx>
        <w:trPr>
          <w:trHeight w:val="44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Policy and Compliance gate fails </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Hard disqualification regardless of all other scores. Remediate before any re-evaluation.</w:t>
            </w:r>
          </w:p>
        </w:tc>
      </w:tr>
    </w:tbl>
    <w:p>
      <w:pPr>
        <w:pStyle w:val="Heading 2"/>
        <w:widowControl w:val="0"/>
      </w:pPr>
    </w:p>
    <w:p>
      <w:pPr>
        <w:pStyle w:val="Body"/>
      </w:pPr>
      <w:r>
        <w:rPr>
          <w:rStyle w:val="eop"/>
          <w:rtl w:val="0"/>
        </w:rPr>
        <w:t xml:space="preserve"> </w:t>
      </w: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6  </w:t>
            </w:r>
            <w:r>
              <w:rPr>
                <w:b w:val="1"/>
                <w:bCs w:val="1"/>
                <w:outline w:val="0"/>
                <w:color w:val="ffffff"/>
                <w:sz w:val="28"/>
                <w:szCs w:val="28"/>
                <w:u w:color="ffffff"/>
                <w:shd w:val="nil" w:color="auto" w:fill="auto"/>
                <w:rtl w:val="0"/>
                <w:lang w:val="en-US"/>
                <w14:textFill>
                  <w14:solidFill>
                    <w14:srgbClr w14:val="FFFFFF"/>
                  </w14:solidFill>
                </w14:textFill>
              </w:rPr>
              <w:t>Evaluation Documentation</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What documentation must exist before deployment approval</w:t>
            </w:r>
          </w:p>
        </w:tc>
      </w:tr>
    </w:tbl>
    <w:p>
      <w:pPr>
        <w:pStyle w:val="Body"/>
        <w:widowControl w:val="0"/>
        <w:rPr>
          <w:rStyle w:val="eop"/>
        </w:rPr>
      </w:pPr>
    </w:p>
    <w:p>
      <w:pPr>
        <w:pStyle w:val="Body"/>
        <w:spacing w:before="80"/>
      </w:pPr>
    </w:p>
    <w:p>
      <w:pPr>
        <w:pStyle w:val="Body"/>
        <w:spacing w:before="80"/>
      </w:pPr>
      <w:r>
        <w:rPr>
          <w:rStyle w:val="eop"/>
          <w:rtl w:val="0"/>
          <w:lang w:val="en-US"/>
        </w:rPr>
        <w:t>Developers will need to submit the following documentation to receive approval from the Director</w:t>
      </w:r>
      <w:r>
        <w:rPr>
          <w:rStyle w:val="eop"/>
          <w:rtl w:val="1"/>
        </w:rPr>
        <w:t>’</w:t>
      </w:r>
      <w:r>
        <w:rPr>
          <w:rStyle w:val="eop"/>
          <w:rtl w:val="0"/>
          <w:lang w:val="en-US"/>
        </w:rPr>
        <w:t>s office to continue through the evaluation layers and to eventually deploy a Genie space.</w:t>
      </w:r>
    </w:p>
    <w:p>
      <w:pPr>
        <w:pStyle w:val="Body"/>
        <w:spacing w:before="80"/>
      </w:pPr>
      <w:bookmarkStart w:name="_Hlk231362482" w:id="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6560"/>
      </w:tblGrid>
      <w:tr>
        <w:tblPrEx>
          <w:shd w:val="clear" w:color="auto" w:fill="cad1d7"/>
        </w:tblPrEx>
        <w:trPr>
          <w:trHeight w:val="1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Document</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Required / Ongoing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what it must show</w:t>
            </w:r>
          </w:p>
        </w:tc>
      </w:tr>
      <w:tr>
        <w:tblPrEx>
          <w:shd w:val="clear" w:color="auto" w:fill="cad1d7"/>
        </w:tblPrEx>
        <w:trPr>
          <w:trHeight w:val="3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Space charter document</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REQUIRED </w:t>
            </w:r>
            <w:r>
              <w:rPr>
                <w:i w:val="1"/>
                <w:iCs w:val="1"/>
                <w:sz w:val="18"/>
                <w:szCs w:val="18"/>
                <w:shd w:val="nil" w:color="auto" w:fill="auto"/>
                <w:rtl w:val="0"/>
                <w:lang w:val="en-US"/>
              </w:rPr>
              <w:t>before</w:t>
            </w:r>
            <w:r>
              <w:rPr>
                <w:sz w:val="18"/>
                <w:szCs w:val="18"/>
                <w:shd w:val="nil" w:color="auto" w:fill="auto"/>
                <w:rtl w:val="0"/>
                <w:lang w:val="en-US"/>
              </w:rPr>
              <w:t xml:space="preserve"> evaluation begins. Audience, domain, risk tier classification, Director</w:t>
            </w:r>
            <w:r>
              <w:rPr>
                <w:sz w:val="18"/>
                <w:szCs w:val="18"/>
                <w:shd w:val="nil" w:color="auto" w:fill="auto"/>
                <w:rtl w:val="0"/>
                <w:lang w:val="en-US"/>
              </w:rPr>
              <w:t>’</w:t>
            </w:r>
            <w:r>
              <w:rPr>
                <w:sz w:val="18"/>
                <w:szCs w:val="18"/>
                <w:shd w:val="nil" w:color="auto" w:fill="auto"/>
                <w:rtl w:val="0"/>
                <w:lang w:val="en-US"/>
              </w:rPr>
              <w:t xml:space="preserve">s office sign-off. See </w:t>
            </w:r>
            <w:r>
              <w:rPr>
                <w:i w:val="1"/>
                <w:iCs w:val="1"/>
                <w:sz w:val="18"/>
                <w:szCs w:val="18"/>
                <w:shd w:val="nil" w:color="auto" w:fill="auto"/>
                <w:rtl w:val="0"/>
                <w:lang w:val="en-US"/>
              </w:rPr>
              <w:t>Databricks Genie Space Best Practice Guide</w:t>
            </w:r>
            <w:r>
              <w:rPr>
                <w:sz w:val="18"/>
                <w:szCs w:val="18"/>
                <w:shd w:val="nil" w:color="auto" w:fill="auto"/>
                <w:rtl w:val="0"/>
                <w:lang w:val="en-US"/>
              </w:rPr>
              <w:t>.</w:t>
            </w:r>
          </w:p>
        </w:tc>
      </w:tr>
      <w:tr>
        <w:tblPrEx>
          <w:shd w:val="clear" w:color="auto" w:fill="cad1d7"/>
        </w:tblPrEx>
        <w:trPr>
          <w:trHeight w:val="7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Layer 1 setup plan</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Space setup plans (data engineering decisions, Knowledge Store development approach), 10-20 benchmark questions (minimum; should include edge and out-of-scope questions).  Needs review and approval by Director</w:t>
            </w:r>
            <w:r>
              <w:rPr>
                <w:sz w:val="18"/>
                <w:szCs w:val="18"/>
                <w:shd w:val="nil" w:color="auto" w:fill="auto"/>
                <w:rtl w:val="0"/>
                <w:lang w:val="en-US"/>
              </w:rPr>
              <w:t>’</w:t>
            </w:r>
            <w:r>
              <w:rPr>
                <w:sz w:val="18"/>
                <w:szCs w:val="18"/>
                <w:shd w:val="nil" w:color="auto" w:fill="auto"/>
                <w:rtl w:val="0"/>
                <w:lang w:val="en-US"/>
              </w:rPr>
              <w:t xml:space="preserve">s office </w:t>
            </w:r>
            <w:r>
              <w:rPr>
                <w:i w:val="1"/>
                <w:iCs w:val="1"/>
                <w:sz w:val="18"/>
                <w:szCs w:val="18"/>
                <w:shd w:val="nil" w:color="auto" w:fill="auto"/>
                <w:rtl w:val="0"/>
                <w:lang w:val="en-US"/>
              </w:rPr>
              <w:t>before</w:t>
            </w:r>
            <w:r>
              <w:rPr>
                <w:sz w:val="18"/>
                <w:szCs w:val="18"/>
                <w:shd w:val="nil" w:color="auto" w:fill="auto"/>
                <w:rtl w:val="0"/>
                <w:lang w:val="en-US"/>
              </w:rPr>
              <w:t xml:space="preserve"> proceeding. </w:t>
            </w:r>
          </w:p>
        </w:tc>
      </w:tr>
      <w:tr>
        <w:tblPrEx>
          <w:shd w:val="clear" w:color="auto" w:fill="cad1d7"/>
        </w:tblPrEx>
        <w:trPr>
          <w:trHeight w:val="7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SQL answers for all in-scope benchmark questions</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Every benchmark question must have a SQL answer documented alongside benchmark results (exception being out-of-scope questions). A benchmark set with any question lacking a SQL answer is not valid Layer 1 evidence.</w:t>
            </w:r>
          </w:p>
        </w:tc>
      </w:tr>
      <w:tr>
        <w:tblPrEx>
          <w:shd w:val="clear" w:color="auto" w:fill="cad1d7"/>
        </w:tblPrEx>
        <w:trPr>
          <w:trHeight w:val="7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Layer 1 benchmark run results</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commentReference w:id="2"/>
            </w:r>
            <w:r>
              <w:rPr>
                <w:sz w:val="18"/>
                <w:szCs w:val="18"/>
                <w:shd w:val="nil" w:color="auto" w:fill="auto"/>
                <w:rtl w:val="0"/>
                <w:lang w:val="en-US"/>
              </w:rPr>
              <w:t xml:space="preserve">REQUIRED. Capture from Genie Benchmarks (AI/BI dashboard?). Shows: total questions, Good count, Bad count, pass rate %, date. Questions should show Good or Bad </w:t>
            </w:r>
            <w:r>
              <w:rPr>
                <w:sz w:val="18"/>
                <w:szCs w:val="18"/>
                <w:shd w:val="nil" w:color="auto" w:fill="auto"/>
                <w:rtl w:val="0"/>
                <w:lang w:val="en-US"/>
              </w:rPr>
              <w:t xml:space="preserve">— </w:t>
            </w:r>
            <w:r>
              <w:rPr>
                <w:sz w:val="18"/>
                <w:szCs w:val="18"/>
                <w:shd w:val="nil" w:color="auto" w:fill="auto"/>
                <w:rtl w:val="0"/>
                <w:lang w:val="en-US"/>
              </w:rPr>
              <w:t>any Manual Review Needed result must be remediated. Review results with Director</w:t>
            </w:r>
            <w:r>
              <w:rPr>
                <w:sz w:val="18"/>
                <w:szCs w:val="18"/>
                <w:shd w:val="nil" w:color="auto" w:fill="auto"/>
                <w:rtl w:val="0"/>
                <w:lang w:val="en-US"/>
              </w:rPr>
              <w:t>’</w:t>
            </w:r>
            <w:r>
              <w:rPr>
                <w:sz w:val="18"/>
                <w:szCs w:val="18"/>
                <w:shd w:val="nil" w:color="auto" w:fill="auto"/>
                <w:rtl w:val="0"/>
                <w:lang w:val="en-US"/>
              </w:rPr>
              <w:t xml:space="preserve">s office </w:t>
            </w:r>
            <w:r>
              <w:rPr>
                <w:i w:val="1"/>
                <w:iCs w:val="1"/>
                <w:sz w:val="18"/>
                <w:szCs w:val="18"/>
                <w:shd w:val="nil" w:color="auto" w:fill="auto"/>
                <w:rtl w:val="0"/>
                <w:lang w:val="en-US"/>
              </w:rPr>
              <w:t>before</w:t>
            </w:r>
            <w:r>
              <w:rPr>
                <w:sz w:val="18"/>
                <w:szCs w:val="18"/>
                <w:shd w:val="nil" w:color="auto" w:fill="auto"/>
                <w:rtl w:val="0"/>
                <w:lang w:val="en-US"/>
              </w:rPr>
              <w:t xml:space="preserve"> proceeding.</w:t>
            </w:r>
          </w:p>
        </w:tc>
      </w:tr>
      <w:tr>
        <w:tblPrEx>
          <w:shd w:val="clear" w:color="auto" w:fill="cad1d7"/>
        </w:tblPrEx>
        <w:trPr>
          <w:trHeight w:val="3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2 SME scoring form </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Have reviewers complete Genie space scoring form (SME worksheet), ensure rationale provided for any score below 4.</w:t>
            </w:r>
          </w:p>
        </w:tc>
      </w:tr>
      <w:tr>
        <w:tblPrEx>
          <w:shd w:val="clear" w:color="auto" w:fill="cad1d7"/>
        </w:tblPrEx>
        <w:trPr>
          <w:trHeight w:val="5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3 scoring form </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Have reviewers complete Genie space scoring form (SME worksheet), ensure rationale provided for any score below 4.Genie UI thumbs confirmation + rationale should also be provided.</w:t>
            </w:r>
          </w:p>
        </w:tc>
      </w:tr>
      <w:tr>
        <w:tblPrEx>
          <w:shd w:val="clear" w:color="auto" w:fill="cad1d7"/>
        </w:tblPrEx>
        <w:trPr>
          <w:trHeight w:val="5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Reviewer error and root cause log</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Errors (score &lt; 4) found by testers should be documented along with root cause and remediation steps/resolution decision. Error questions should be added as benchmarks and then re-run.</w:t>
            </w:r>
          </w:p>
        </w:tc>
      </w:tr>
      <w:tr>
        <w:tblPrEx>
          <w:shd w:val="clear" w:color="auto" w:fill="cad1d7"/>
        </w:tblPrEx>
        <w:trPr>
          <w:trHeight w:val="5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Post-Evaluation Survey</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OPTIONAL. Conduct a post-evaluation survey to get additional feedback from business users. This information should be submitted with the rest of the required documentation.</w:t>
            </w: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bl>
    <w:p>
      <w:pPr>
        <w:pStyle w:val="Body"/>
        <w:widowControl w:val="0"/>
        <w:spacing w:before="80"/>
      </w:pP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7  </w:t>
            </w:r>
            <w:r>
              <w:rPr>
                <w:b w:val="1"/>
                <w:bCs w:val="1"/>
                <w:outline w:val="0"/>
                <w:color w:val="ffffff"/>
                <w:sz w:val="28"/>
                <w:szCs w:val="28"/>
                <w:u w:color="ffffff"/>
                <w:shd w:val="nil" w:color="auto" w:fill="auto"/>
                <w:rtl w:val="0"/>
                <w:lang w:val="en-US"/>
                <w14:textFill>
                  <w14:solidFill>
                    <w14:srgbClr w14:val="FFFFFF"/>
                  </w14:solidFill>
                </w14:textFill>
              </w:rPr>
              <w:t>References</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Grouped by what each reference supports</w:t>
            </w:r>
          </w:p>
        </w:tc>
      </w:tr>
    </w:tbl>
    <w:p>
      <w:pPr>
        <w:pStyle w:val="Body"/>
        <w:widowControl w:val="0"/>
        <w:rPr>
          <w:rStyle w:val="eop"/>
        </w:rPr>
      </w:pPr>
      <w:bookmarkEnd w:id="1"/>
    </w:p>
    <w:p>
      <w:pPr>
        <w:pStyle w:val="Body"/>
        <w:spacing w:before="80"/>
      </w:pPr>
    </w:p>
    <w:p>
      <w:pPr>
        <w:pStyle w:val="Heading 2"/>
      </w:pPr>
      <w:r>
        <w:rPr>
          <w:rStyle w:val="eop"/>
          <w:rtl w:val="0"/>
          <w:lang w:val="en-US"/>
        </w:rPr>
        <w:t>Part 1: NL2SQL Accuracy and Evaluation Context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208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Yu et al. (Yale) EMNLP 2018</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Spider: A Large-Scale Human-Labeled Dataset for Complex and Cross-Domain Semantic Parsing and Text-to-SQL Task</w:t>
            </w:r>
          </w:p>
          <w:p>
            <w:pPr>
              <w:pStyle w:val="Body"/>
              <w:bidi w:val="0"/>
              <w:spacing w:before="40" w:after="40"/>
              <w:ind w:left="0" w:right="0" w:firstLine="0"/>
              <w:jc w:val="left"/>
              <w:rPr>
                <w:shd w:val="nil" w:color="auto" w:fill="auto"/>
                <w:rtl w:val="0"/>
              </w:rPr>
            </w:pPr>
            <w:r>
              <w:rPr>
                <w:shd w:val="nil" w:color="auto" w:fill="auto"/>
                <w:rtl w:val="0"/>
                <w:lang w:val="en-US"/>
              </w:rPr>
              <w:t xml:space="preserve">The foundational NL2SQL benchmark dataset. State-of-art models now achieve ~88% execution accuracy on Spider </w:t>
            </w:r>
            <w:r>
              <w:rPr>
                <w:shd w:val="nil" w:color="auto" w:fill="auto"/>
                <w:rtl w:val="0"/>
                <w:lang w:val="en-US"/>
              </w:rPr>
              <w:t xml:space="preserve">— </w:t>
            </w:r>
            <w:r>
              <w:rPr>
                <w:shd w:val="nil" w:color="auto" w:fill="auto"/>
                <w:rtl w:val="0"/>
                <w:lang w:val="en-US"/>
              </w:rPr>
              <w:t>the upper bound of the open-domain accuracy range cited in threshold rationale throughout Appendix A. What this supports: NL2SQL baseline accuracy figures used to anchor threshold values. Verified: arXiv abstract and Yale LILY lab website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https://arxiv.org/abs/1809.08887</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Yu, T., Zhang, R., Yang, K., et al. (2018). Spider. EMNLP 2018. arXiv:1809.08887.</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86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Li et al. NeurIPS 2023 Spotlight</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Can LLM Already Serve as a Database Interface? A BIg Bench for Large-Scale Database Grounded Text-to-SQLs (BIRD)</w:t>
            </w:r>
          </w:p>
          <w:p>
            <w:pPr>
              <w:pStyle w:val="Body"/>
              <w:bidi w:val="0"/>
              <w:spacing w:before="40" w:after="40"/>
              <w:ind w:left="0" w:right="0" w:firstLine="0"/>
              <w:jc w:val="left"/>
              <w:rPr>
                <w:shd w:val="nil" w:color="auto" w:fill="auto"/>
                <w:rtl w:val="0"/>
              </w:rPr>
            </w:pPr>
            <w:r>
              <w:rPr>
                <w:shd w:val="nil" w:color="auto" w:fill="auto"/>
                <w:rtl w:val="0"/>
                <w:lang w:val="en-US"/>
              </w:rPr>
              <w:t xml:space="preserve">Enterprise-complexity NL2SQL benchmark. State-of-art models achieve ~67% execution accuracy </w:t>
            </w:r>
            <w:r>
              <w:rPr>
                <w:shd w:val="nil" w:color="auto" w:fill="auto"/>
                <w:rtl w:val="0"/>
                <w:lang w:val="en-US"/>
              </w:rPr>
              <w:t xml:space="preserve">— </w:t>
            </w:r>
            <w:r>
              <w:rPr>
                <w:shd w:val="nil" w:color="auto" w:fill="auto"/>
                <w:rtl w:val="0"/>
                <w:lang w:val="en-US"/>
              </w:rPr>
              <w:t>the lower bound of the open-domain accuracy range. What this supports: NL2SQL baseline accuracy figures used to anchor threshold values. Verified: arXiv abstract and BIRD-bench.github.io confirmed. Note: accepted NeurIPS 2023 as Spotlight.</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https://arxiv.org/abs/2305.03111</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Li, J., Hui, B., Qu, G., et al. (2023). BIRD. NeurIPS 2023 Spotlight. arXiv:2305.03111.</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86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Ma et al. (IDEA-FinAI) NeurIPS 2025</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SQL-R1: Training Natural Language to SQL Reasoning Model By Reinforcement Learning</w:t>
            </w:r>
          </w:p>
          <w:p>
            <w:pPr>
              <w:pStyle w:val="Body"/>
              <w:bidi w:val="0"/>
              <w:spacing w:before="40" w:after="40"/>
              <w:ind w:left="0" w:right="0" w:firstLine="0"/>
              <w:jc w:val="left"/>
              <w:rPr>
                <w:shd w:val="nil" w:color="auto" w:fill="auto"/>
                <w:rtl w:val="0"/>
              </w:rPr>
            </w:pPr>
            <w:r>
              <w:rPr>
                <w:shd w:val="nil" w:color="auto" w:fill="auto"/>
                <w:rtl w:val="0"/>
                <w:lang w:val="en-US"/>
              </w:rPr>
              <w:t>Reports 88.6% execution accuracy on Spider and 66.6</w:t>
            </w:r>
            <w:r>
              <w:rPr>
                <w:shd w:val="nil" w:color="auto" w:fill="auto"/>
                <w:rtl w:val="0"/>
                <w:lang w:val="en-US"/>
              </w:rPr>
              <w:t>–</w:t>
            </w:r>
            <w:r>
              <w:rPr>
                <w:shd w:val="nil" w:color="auto" w:fill="auto"/>
                <w:rtl w:val="0"/>
                <w:lang w:val="en-US"/>
              </w:rPr>
              <w:t>67.1% on BIRD. What this supports: specific state-of-art NL2SQL accuracy figures cited in Appendix A threshold rationale. Verified: arXiv abstract confirmed; accepted NeurIPS 2025 per GitHub repository.</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https://arxiv.org/abs/2504.08600</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Ma, P., Zhuang, X., Xu, C., et al. (2025). SQL-R1. NeurIPS 2025. arXiv:2504.08600.</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82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Ipeirotis &amp; Zheng (NYU Stern) IEEE TKDE 2025</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Natural Language Interfaces for Databases: What Do Users Think?</w:t>
            </w:r>
          </w:p>
          <w:p>
            <w:pPr>
              <w:pStyle w:val="Body"/>
              <w:bidi w:val="0"/>
              <w:spacing w:before="40" w:after="40"/>
              <w:ind w:left="0" w:right="0" w:firstLine="0"/>
              <w:jc w:val="left"/>
              <w:rPr>
                <w:shd w:val="nil" w:color="auto" w:fill="auto"/>
                <w:rtl w:val="0"/>
              </w:rPr>
            </w:pPr>
            <w:r>
              <w:rPr>
                <w:shd w:val="nil" w:color="auto" w:fill="auto"/>
                <w:rtl w:val="0"/>
                <w:lang w:val="en-US"/>
              </w:rPr>
              <w:t xml:space="preserve">Confirms that NL2SQL accuracy alone is insufficient for deployment </w:t>
            </w:r>
            <w:r>
              <w:rPr>
                <w:shd w:val="nil" w:color="auto" w:fill="auto"/>
                <w:rtl w:val="0"/>
                <w:lang w:val="en-US"/>
              </w:rPr>
              <w:t xml:space="preserve">— </w:t>
            </w:r>
            <w:r>
              <w:rPr>
                <w:shd w:val="nil" w:color="auto" w:fill="auto"/>
                <w:rtl w:val="0"/>
                <w:lang w:val="en-US"/>
              </w:rPr>
              <w:t>user trust, interaction quality, and result interpretability must also be assessed. What this supports: the requirement for Layer 3 user testing beyond automated benchmarks (Section 5.4). Verified: arXiv abstract confirmed; manuscript received November 2025.</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https://arxiv.org/abs/2511.14718</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Ipeirotis, P. &amp; Zheng, H. (2025). Natural Language Interfaces for Databases: What Do Users Think? IEEE TKDE. arXiv:2511.14718.</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40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Liang et al. (Stanford CRFM) TMLR 2023</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HELM: Holistic Evaluation of Language Models</w:t>
            </w:r>
          </w:p>
          <w:p>
            <w:pPr>
              <w:pStyle w:val="Body"/>
              <w:bidi w:val="0"/>
              <w:spacing w:before="40" w:after="40"/>
              <w:ind w:left="0" w:right="0" w:firstLine="0"/>
              <w:jc w:val="left"/>
              <w:rPr>
                <w:shd w:val="nil" w:color="auto" w:fill="auto"/>
                <w:rtl w:val="0"/>
              </w:rPr>
            </w:pPr>
            <w:r>
              <w:rPr>
                <w:shd w:val="nil" w:color="auto" w:fill="auto"/>
                <w:rtl w:val="0"/>
                <w:lang w:val="en-US"/>
              </w:rPr>
              <w:t>Establishes that single-metric evaluation is insufficient for responsible AI deployment. What this supports: the multi-dimensional evaluation rubric across all three layers. Verified: arXiv abstract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https://arxiv.org/abs/2211.09110</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Liang, P., et al. (2023). HELM. TMLR. arXiv:2211.09110.</w:t>
            </w:r>
          </w:p>
        </w:tc>
      </w:tr>
    </w:tbl>
    <w:p>
      <w:pPr>
        <w:pStyle w:val="Body"/>
        <w:widowControl w:val="0"/>
        <w:spacing w:after="120"/>
      </w:pPr>
    </w:p>
    <w:p>
      <w:pPr>
        <w:pStyle w:val="Body"/>
        <w:spacing w:after="120"/>
      </w:pPr>
    </w:p>
    <w:p>
      <w:pPr>
        <w:pStyle w:val="Heading 2"/>
      </w:pPr>
      <w:r>
        <w:rPr>
          <w:rStyle w:val="eop"/>
          <w:rtl w:val="0"/>
          <w:lang w:val="en-US"/>
        </w:rPr>
        <w:t>Part 2: UI Feedback Limitations and Audit Standards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204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Pang, Roller, Cho, He &amp; Weston (NYU / Meta AI) EACL 2024</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Leveraging Implicit Feedback from Deployment Data in Dialogue</w:t>
            </w:r>
          </w:p>
          <w:p>
            <w:pPr>
              <w:pStyle w:val="Body"/>
              <w:bidi w:val="0"/>
              <w:spacing w:before="40" w:after="40"/>
              <w:ind w:left="0" w:right="0" w:firstLine="0"/>
              <w:jc w:val="left"/>
              <w:rPr>
                <w:shd w:val="nil" w:color="auto" w:fill="auto"/>
                <w:rtl w:val="0"/>
              </w:rPr>
            </w:pPr>
            <w:r>
              <w:rPr>
                <w:shd w:val="nil" w:color="auto" w:fill="auto"/>
                <w:rtl w:val="0"/>
                <w:lang w:val="en-US"/>
              </w:rPr>
              <w:t xml:space="preserve">Primary research source for the finding that organic users provide sparse, unreliable explicit ratings. States: </w:t>
            </w:r>
            <w:r>
              <w:rPr>
                <w:shd w:val="nil" w:color="auto" w:fill="auto"/>
                <w:rtl w:val="0"/>
                <w:lang w:val="en-US"/>
              </w:rPr>
              <w:t>‘</w:t>
            </w:r>
            <w:r>
              <w:rPr>
                <w:shd w:val="nil" w:color="auto" w:fill="auto"/>
                <w:rtl w:val="0"/>
                <w:lang w:val="en-US"/>
              </w:rPr>
              <w:t>organic users may not want to be burdened with providing explicit signals, or else may provide unreliable information.</w:t>
            </w:r>
            <w:r>
              <w:rPr>
                <w:shd w:val="nil" w:color="auto" w:fill="auto"/>
                <w:rtl w:val="0"/>
                <w:lang w:val="en-US"/>
              </w:rPr>
              <w:t xml:space="preserve">’ </w:t>
            </w:r>
            <w:r>
              <w:rPr>
                <w:shd w:val="nil" w:color="auto" w:fill="auto"/>
                <w:rtl w:val="0"/>
                <w:lang w:val="en-US"/>
              </w:rPr>
              <w:t>What this supports: Section 4 citation for UI feedback limitations. Verified: arXiv abstract confirmed; published EACL 2024 (ACL Anthology: 2024.eacl-short.8).</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https://arxiv.org/abs/2307.14117</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Pang, R.Y., Roller, S., Cho, K., He, H., &amp; Weston, J. (2024). Leveraging Implicit Feedback from Deployment Data in Dialogue. EACL 2024. arXiv:2307.14117.</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60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Staufer, Yang, Reuel &amp; Casper arXiv 2025</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Audit Cards: Contextualizing AI Evaluations</w:t>
            </w:r>
          </w:p>
          <w:p>
            <w:pPr>
              <w:pStyle w:val="Body"/>
              <w:bidi w:val="0"/>
              <w:spacing w:before="40" w:after="40"/>
              <w:ind w:left="0" w:right="0" w:firstLine="0"/>
              <w:jc w:val="left"/>
              <w:rPr>
                <w:shd w:val="nil" w:color="auto" w:fill="auto"/>
                <w:rtl w:val="0"/>
              </w:rPr>
            </w:pPr>
            <w:r>
              <w:rPr>
                <w:shd w:val="nil" w:color="auto" w:fill="auto"/>
                <w:rtl w:val="0"/>
                <w:lang w:val="en-US"/>
              </w:rPr>
              <w:t>Establishes that AI audits can only fulfill their role if underlying evaluations are technically rigorous; not all evaluations are equally rigorous. What this supports: Section 4 citation for audit evidence standards. Verified: arXiv abstract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https://arxiv.org/abs/2504.13839</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Staufer, L., Yang, M., Reuel, A., &amp; Casper, S. (2025). Audit Cards: Contextualizing AI Evaluations. arXiv:2504.13839.</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140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Snorkel AI 2026</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The Right Tool for the Job: An A-Z of Rubrics</w:t>
            </w:r>
          </w:p>
          <w:p>
            <w:pPr>
              <w:pStyle w:val="Body"/>
              <w:bidi w:val="0"/>
              <w:spacing w:before="40" w:after="40"/>
              <w:ind w:left="0" w:right="0" w:firstLine="0"/>
              <w:jc w:val="left"/>
              <w:rPr>
                <w:shd w:val="nil" w:color="auto" w:fill="auto"/>
                <w:rtl w:val="0"/>
              </w:rPr>
            </w:pPr>
            <w:r>
              <w:rPr>
                <w:shd w:val="nil" w:color="auto" w:fill="auto"/>
                <w:rtl w:val="0"/>
                <w:lang w:val="en-US"/>
              </w:rPr>
              <w:t xml:space="preserve">States: </w:t>
            </w:r>
            <w:r>
              <w:rPr>
                <w:shd w:val="nil" w:color="auto" w:fill="auto"/>
                <w:rtl w:val="0"/>
                <w:lang w:val="en-US"/>
              </w:rPr>
              <w:t>‘</w:t>
            </w:r>
            <w:r>
              <w:rPr>
                <w:shd w:val="nil" w:color="auto" w:fill="auto"/>
                <w:rtl w:val="0"/>
                <w:lang w:val="en-US"/>
              </w:rPr>
              <w:t>While it</w:t>
            </w:r>
            <w:r>
              <w:rPr>
                <w:shd w:val="nil" w:color="auto" w:fill="auto"/>
                <w:rtl w:val="0"/>
                <w:lang w:val="en-US"/>
              </w:rPr>
              <w:t>’</w:t>
            </w:r>
            <w:r>
              <w:rPr>
                <w:shd w:val="nil" w:color="auto" w:fill="auto"/>
                <w:rtl w:val="0"/>
                <w:lang w:val="en-US"/>
              </w:rPr>
              <w:t>s quick to press thumbs up or thumbs down, the lack of clear criteria fails to capture the specific qualities of a response.</w:t>
            </w:r>
            <w:r>
              <w:rPr>
                <w:shd w:val="nil" w:color="auto" w:fill="auto"/>
                <w:rtl w:val="0"/>
                <w:lang w:val="en-US"/>
              </w:rPr>
              <w:t xml:space="preserve">’ </w:t>
            </w:r>
            <w:r>
              <w:rPr>
                <w:shd w:val="nil" w:color="auto" w:fill="auto"/>
                <w:rtl w:val="0"/>
                <w:lang w:val="en-US"/>
              </w:rPr>
              <w:t>What this supports: Section 4 citation for rubric vs. binary feedback. Verified: URL confirmed; quoted text confirmed verbatim.</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https://snorkel.ai/blog/the-right-tool-for-the-job-an-a-z-of-rubrics/</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Snorkel AI. (2026). The Right Tool for the Job: An A-Z of Rubrics. Snorkel AI Blog.</w:t>
            </w:r>
          </w:p>
        </w:tc>
      </w:tr>
    </w:tbl>
    <w:p>
      <w:pPr>
        <w:pStyle w:val="Body"/>
        <w:widowControl w:val="0"/>
        <w:spacing w:after="120"/>
      </w:pPr>
    </w:p>
    <w:p>
      <w:pPr>
        <w:pStyle w:val="Body"/>
        <w:spacing w:after="120"/>
      </w:pPr>
    </w:p>
    <w:p>
      <w:pPr>
        <w:pStyle w:val="Heading 2"/>
      </w:pPr>
      <w:r>
        <w:rPr>
          <w:rStyle w:val="eop"/>
          <w:rtl w:val="0"/>
          <w:lang w:val="de-DE"/>
        </w:rPr>
        <w:t>Part 3: Databricks Genie Product Documentation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184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Blog October 2024</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Building Confidence in Your Genie Space with Benchmarks and Ask for Review</w:t>
            </w:r>
          </w:p>
          <w:p>
            <w:pPr>
              <w:pStyle w:val="Body"/>
              <w:bidi w:val="0"/>
              <w:spacing w:before="40" w:after="40"/>
              <w:ind w:left="0" w:right="0" w:firstLine="0"/>
              <w:jc w:val="left"/>
              <w:rPr>
                <w:shd w:val="nil" w:color="auto" w:fill="auto"/>
                <w:rtl w:val="0"/>
              </w:rPr>
            </w:pPr>
            <w:r>
              <w:rPr>
                <w:shd w:val="nil" w:color="auto" w:fill="auto"/>
                <w:rtl w:val="0"/>
                <w:lang w:val="en-US"/>
              </w:rPr>
              <w:t>Frames Ask for Review as a tool for users who want a second opinion before presenting findings as factual. Frames Benchmarks as systematic evaluation. What this supports: the UI feedback vs. structured evaluation principle (Section 4).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https://www.databricks.com/blog/building-confidence-your-genie-space-benchmarks-and-ask-review</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(2024, October). Building Confidence in Your Genie Space with Benchmarks and Ask for Review. Databricks Blog.</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228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Blog February 2026</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How to Build Production-Ready Genie Spaces, and Build Trust Along the Way</w:t>
            </w:r>
          </w:p>
          <w:p>
            <w:pPr>
              <w:pStyle w:val="Body"/>
              <w:bidi w:val="0"/>
              <w:spacing w:before="40" w:after="40"/>
              <w:ind w:left="0" w:right="0" w:firstLine="0"/>
              <w:jc w:val="left"/>
              <w:rPr>
                <w:shd w:val="nil" w:color="auto" w:fill="auto"/>
                <w:rtl w:val="0"/>
              </w:rPr>
            </w:pPr>
            <w:r>
              <w:rPr>
                <w:shd w:val="nil" w:color="auto" w:fill="auto"/>
                <w:rtl w:val="0"/>
                <w:lang w:val="en-US"/>
              </w:rPr>
              <w:t xml:space="preserve">States that trust requires </w:t>
            </w:r>
            <w:r>
              <w:rPr>
                <w:shd w:val="nil" w:color="auto" w:fill="auto"/>
                <w:rtl w:val="0"/>
                <w:lang w:val="en-US"/>
              </w:rPr>
              <w:t>‘</w:t>
            </w:r>
            <w:r>
              <w:rPr>
                <w:shd w:val="nil" w:color="auto" w:fill="auto"/>
                <w:rtl w:val="0"/>
                <w:lang w:val="en-US"/>
              </w:rPr>
              <w:t>moving beyond subjective assessment to measurable validation</w:t>
            </w:r>
            <w:r>
              <w:rPr>
                <w:shd w:val="nil" w:color="auto" w:fill="auto"/>
                <w:rtl w:val="0"/>
                <w:lang w:val="en-US"/>
              </w:rPr>
              <w:t xml:space="preserve">’ </w:t>
            </w:r>
            <w:r>
              <w:rPr>
                <w:shd w:val="nil" w:color="auto" w:fill="auto"/>
                <w:rtl w:val="0"/>
                <w:lang w:val="en-US"/>
              </w:rPr>
              <w:t xml:space="preserve">and that benchmarks provide </w:t>
            </w:r>
            <w:r>
              <w:rPr>
                <w:shd w:val="nil" w:color="auto" w:fill="auto"/>
                <w:rtl w:val="0"/>
                <w:lang w:val="en-US"/>
              </w:rPr>
              <w:t>‘</w:t>
            </w:r>
            <w:r>
              <w:rPr>
                <w:shd w:val="nil" w:color="auto" w:fill="auto"/>
                <w:rtl w:val="0"/>
                <w:lang w:val="en-US"/>
              </w:rPr>
              <w:t>a data-driven way to evaluate the quality of your Genie space.</w:t>
            </w:r>
            <w:r>
              <w:rPr>
                <w:shd w:val="nil" w:color="auto" w:fill="auto"/>
                <w:rtl w:val="0"/>
                <w:lang w:val="en-US"/>
              </w:rPr>
              <w:t xml:space="preserve">’ </w:t>
            </w:r>
            <w:r>
              <w:rPr>
                <w:shd w:val="nil" w:color="auto" w:fill="auto"/>
                <w:rtl w:val="0"/>
                <w:lang w:val="en-US"/>
              </w:rPr>
              <w:t xml:space="preserve">What this supports: strongest Databricks source for the principle that benchmark evaluation </w:t>
            </w:r>
            <w:r>
              <w:rPr>
                <w:shd w:val="nil" w:color="auto" w:fill="auto"/>
                <w:rtl w:val="0"/>
                <w:lang w:val="en-US"/>
              </w:rPr>
              <w:t xml:space="preserve">— </w:t>
            </w:r>
            <w:r>
              <w:rPr>
                <w:shd w:val="nil" w:color="auto" w:fill="auto"/>
                <w:rtl w:val="0"/>
                <w:lang w:val="en-US"/>
              </w:rPr>
              <w:t xml:space="preserve">not UI feedback </w:t>
            </w:r>
            <w:r>
              <w:rPr>
                <w:shd w:val="nil" w:color="auto" w:fill="auto"/>
                <w:rtl w:val="0"/>
                <w:lang w:val="en-US"/>
              </w:rPr>
              <w:t xml:space="preserve">— </w:t>
            </w:r>
            <w:r>
              <w:rPr>
                <w:shd w:val="nil" w:color="auto" w:fill="auto"/>
                <w:rtl w:val="0"/>
                <w:lang w:val="en-US"/>
              </w:rPr>
              <w:t>is the deployment readiness standard (Section 4).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https://www.databricks.com/en/blog/how-build-production-ready-genie-spaces-and-build-trust-along-way</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February). How to Build Production-Ready Genie Spaces. Databricks Blog.</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91"/>
        <w:gridCol w:w="7769"/>
      </w:tblGrid>
      <w:tr>
        <w:tblPrEx>
          <w:shd w:val="clear" w:color="auto" w:fill="cad1d7"/>
        </w:tblPrEx>
        <w:trPr>
          <w:trHeight w:val="2064" w:hRule="atLeast"/>
        </w:trPr>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Documentation</w:t>
            </w:r>
          </w:p>
        </w:tc>
        <w:tc>
          <w:tcPr>
            <w:tcW w:type="dxa" w:w="77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Use Benchmarks in a Genie Space</w:t>
            </w:r>
          </w:p>
          <w:p>
            <w:pPr>
              <w:pStyle w:val="Body"/>
              <w:bidi w:val="0"/>
              <w:spacing w:before="40" w:after="40"/>
              <w:ind w:left="0" w:right="0" w:firstLine="0"/>
              <w:jc w:val="left"/>
              <w:rPr>
                <w:shd w:val="nil" w:color="auto" w:fill="auto"/>
                <w:rtl w:val="0"/>
              </w:rPr>
            </w:pPr>
            <w:r>
              <w:rPr>
                <w:shd w:val="nil" w:color="auto" w:fill="auto"/>
                <w:rtl w:val="0"/>
                <w:lang w:val="en-US"/>
              </w:rPr>
              <w:t>Technical reference for benchmark question structure, SQL answer requirement, Good/Bad/Manual Review Needed rating logic, 2</w:t>
            </w:r>
            <w:r>
              <w:rPr>
                <w:shd w:val="nil" w:color="auto" w:fill="auto"/>
                <w:rtl w:val="0"/>
                <w:lang w:val="en-US"/>
              </w:rPr>
              <w:t>–</w:t>
            </w:r>
            <w:r>
              <w:rPr>
                <w:shd w:val="nil" w:color="auto" w:fill="auto"/>
                <w:rtl w:val="0"/>
                <w:lang w:val="en-US"/>
              </w:rPr>
              <w:t>4 phrasing recommendation, and 500 benchmark question limit. Note: Databricks permits benchmark questions without SQL answers as a platform default. This organisation</w:t>
            </w:r>
            <w:r>
              <w:rPr>
                <w:shd w:val="nil" w:color="auto" w:fill="auto"/>
                <w:rtl w:val="0"/>
                <w:lang w:val="en-US"/>
              </w:rPr>
              <w:t>’</w:t>
            </w:r>
            <w:r>
              <w:rPr>
                <w:shd w:val="nil" w:color="auto" w:fill="auto"/>
                <w:rtl w:val="0"/>
                <w:lang w:val="en-US"/>
              </w:rPr>
              <w:t xml:space="preserve">s stricter standard </w:t>
            </w:r>
            <w:r>
              <w:rPr>
                <w:shd w:val="nil" w:color="auto" w:fill="auto"/>
                <w:rtl w:val="0"/>
                <w:lang w:val="en-US"/>
              </w:rPr>
              <w:t xml:space="preserve">— </w:t>
            </w:r>
            <w:r>
              <w:rPr>
                <w:shd w:val="nil" w:color="auto" w:fill="auto"/>
                <w:rtl w:val="0"/>
                <w:lang w:val="en-US"/>
              </w:rPr>
              <w:t xml:space="preserve">requiring SQL answers for all questions </w:t>
            </w:r>
            <w:r>
              <w:rPr>
                <w:shd w:val="nil" w:color="auto" w:fill="auto"/>
                <w:rtl w:val="0"/>
                <w:lang w:val="en-US"/>
              </w:rPr>
              <w:t xml:space="preserve">— </w:t>
            </w:r>
            <w:r>
              <w:rPr>
                <w:shd w:val="nil" w:color="auto" w:fill="auto"/>
                <w:rtl w:val="0"/>
                <w:lang w:val="en-US"/>
              </w:rPr>
              <w:t>is documented in Sections 5.2 and Appendix A with rationale for auditors.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https://docs.databricks.com/aws/en/genie/benchmarks</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Use Benchmarks in a Genie Space. Databricks Documentation.</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91"/>
        <w:gridCol w:w="7769"/>
      </w:tblGrid>
      <w:tr>
        <w:tblPrEx>
          <w:shd w:val="clear" w:color="auto" w:fill="cad1d7"/>
        </w:tblPrEx>
        <w:trPr>
          <w:trHeight w:val="1384" w:hRule="atLeast"/>
        </w:trPr>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Documentation</w:t>
            </w:r>
          </w:p>
        </w:tc>
        <w:tc>
          <w:tcPr>
            <w:tcW w:type="dxa" w:w="77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Monitor Genie Spaces with Audit Logs</w:t>
            </w:r>
          </w:p>
          <w:p>
            <w:pPr>
              <w:pStyle w:val="Body"/>
              <w:bidi w:val="0"/>
              <w:spacing w:before="40" w:after="40"/>
              <w:ind w:left="0" w:right="0" w:firstLine="0"/>
              <w:jc w:val="left"/>
              <w:rPr>
                <w:shd w:val="nil" w:color="auto" w:fill="auto"/>
                <w:rtl w:val="0"/>
              </w:rPr>
            </w:pPr>
            <w:r>
              <w:rPr>
                <w:shd w:val="nil" w:color="auto" w:fill="auto"/>
                <w:rtl w:val="0"/>
                <w:lang w:val="en-US"/>
              </w:rPr>
              <w:t>Source for the two SQL queries in Section 7.2. Confirms system.access.audit table fields including comment_type values.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https://docs.databricks.com/aws/en/ai-bi/admin/audit</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Monitor Genie Spaces Usage with Audit Logs and Alerts. Databricks Documentation.</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91"/>
        <w:gridCol w:w="7769"/>
      </w:tblGrid>
      <w:tr>
        <w:tblPrEx>
          <w:shd w:val="clear" w:color="auto" w:fill="cad1d7"/>
        </w:tblPrEx>
        <w:trPr>
          <w:trHeight w:val="1844" w:hRule="atLeast"/>
        </w:trPr>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Documentation</w:t>
            </w:r>
          </w:p>
        </w:tc>
        <w:tc>
          <w:tcPr>
            <w:tcW w:type="dxa" w:w="77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Curate an Effective Genie Space (Best Practices)</w:t>
            </w:r>
          </w:p>
          <w:p>
            <w:pPr>
              <w:pStyle w:val="Body"/>
              <w:bidi w:val="0"/>
              <w:spacing w:before="40" w:after="40"/>
              <w:ind w:left="0" w:right="0" w:firstLine="0"/>
              <w:jc w:val="left"/>
              <w:rPr>
                <w:shd w:val="nil" w:color="auto" w:fill="auto"/>
                <w:rtl w:val="0"/>
              </w:rPr>
            </w:pPr>
            <w:r>
              <w:rPr>
                <w:shd w:val="nil" w:color="auto" w:fill="auto"/>
                <w:rtl w:val="0"/>
                <w:lang w:val="en-US"/>
              </w:rPr>
              <w:t>Source for best practices on space design: starting small, using SQL expressions over text instructions, using example SQL for complex questions, iterating based on user feedback, and using benchmarks for systematic testing. What this supports: Sections 5.2</w:t>
            </w:r>
            <w:r>
              <w:rPr>
                <w:shd w:val="nil" w:color="auto" w:fill="auto"/>
                <w:rtl w:val="0"/>
                <w:lang w:val="en-US"/>
              </w:rPr>
              <w:t>–</w:t>
            </w:r>
            <w:r>
              <w:rPr>
                <w:shd w:val="nil" w:color="auto" w:fill="auto"/>
                <w:rtl w:val="0"/>
                <w:lang w:val="en-US"/>
              </w:rPr>
              <w:t>5.4 evaluation guidance and remediation decision rules (Section 6).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https://docs.databricks.com/aws/en/genie/best-practices</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Curate an Effective Genie Space. Databricks Documentation.</w:t>
            </w:r>
          </w:p>
        </w:tc>
      </w:tr>
    </w:tbl>
    <w:p>
      <w:pPr>
        <w:pStyle w:val="Body"/>
        <w:widowControl w:val="0"/>
        <w:spacing w:after="120"/>
      </w:pPr>
    </w:p>
    <w:p>
      <w:pPr>
        <w:pStyle w:val="Body"/>
        <w:spacing w:after="120"/>
      </w:pPr>
    </w:p>
    <w:p>
      <w:pPr>
        <w:pStyle w:val="Heading 2"/>
      </w:pPr>
      <w:r>
        <w:rPr>
          <w:rStyle w:val="eop"/>
          <w:rtl w:val="0"/>
          <w:lang w:val="en-US"/>
        </w:rPr>
        <w:t>Part 4: Risk Governance and Thresholds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71"/>
        <w:gridCol w:w="7789"/>
      </w:tblGrid>
      <w:tr>
        <w:tblPrEx>
          <w:shd w:val="clear" w:color="auto" w:fill="cad1d7"/>
        </w:tblPrEx>
        <w:trPr>
          <w:trHeight w:val="2024" w:hRule="atLeast"/>
        </w:trPr>
        <w:tc>
          <w:tcPr>
            <w:tcW w:type="dxa" w:w="15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INDUSTRY GOVERNANCE Carmichael / ISACA August 2024</w:t>
            </w:r>
          </w:p>
        </w:tc>
        <w:tc>
          <w:tcPr>
            <w:tcW w:type="dxa" w:w="77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Applying Risk Appetite and Risk Tolerance in the Age of AI</w:t>
            </w:r>
          </w:p>
          <w:p>
            <w:pPr>
              <w:pStyle w:val="Body"/>
              <w:bidi w:val="0"/>
              <w:spacing w:before="40" w:after="40"/>
              <w:ind w:left="0" w:right="0" w:firstLine="0"/>
              <w:jc w:val="left"/>
              <w:rPr>
                <w:shd w:val="nil" w:color="auto" w:fill="auto"/>
                <w:rtl w:val="0"/>
              </w:rPr>
            </w:pPr>
            <w:r>
              <w:rPr>
                <w:shd w:val="nil" w:color="auto" w:fill="auto"/>
                <w:rtl w:val="0"/>
                <w:lang w:val="en-US"/>
              </w:rPr>
              <w:t>Establishes that AI deployments require risk appetite and tolerance statements with explicit metrics. What this supports: risk-tiered threshold approach and the requirement that risk tier be set before evaluation (Sections 2 and Appendix A).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https://www.isaca.org/resources/news-and-trends/newsletters/atisaca/2024/volume-16/applying-risk-appetite-and-risk-tolerance-in-the-age-of-ai</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Carmichael, M. (2024, August 19). Applying Risk Appetite and Risk Tolerance in the Age of AI. ISACA AtIsaca Newsletter, Volume 16.</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71"/>
        <w:gridCol w:w="7789"/>
      </w:tblGrid>
      <w:tr>
        <w:tblPrEx>
          <w:shd w:val="clear" w:color="auto" w:fill="cad1d7"/>
        </w:tblPrEx>
        <w:trPr>
          <w:trHeight w:val="1644" w:hRule="atLeast"/>
        </w:trPr>
        <w:tc>
          <w:tcPr>
            <w:tcW w:type="dxa" w:w="15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INDUSTRY GOVERNANCE ValidMind January 2026</w:t>
            </w:r>
          </w:p>
        </w:tc>
        <w:tc>
          <w:tcPr>
            <w:tcW w:type="dxa" w:w="77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When Accuracy Fails: Risk Tiering, Proxy Bias, and High-Stakes Insurance AI</w:t>
            </w:r>
          </w:p>
          <w:p>
            <w:pPr>
              <w:pStyle w:val="Body"/>
              <w:bidi w:val="0"/>
              <w:spacing w:before="40" w:after="40"/>
              <w:ind w:left="0" w:right="0" w:firstLine="0"/>
              <w:jc w:val="left"/>
              <w:rPr>
                <w:shd w:val="nil" w:color="auto" w:fill="auto"/>
                <w:rtl w:val="0"/>
              </w:rPr>
            </w:pPr>
            <w:r>
              <w:rPr>
                <w:shd w:val="nil" w:color="auto" w:fill="auto"/>
                <w:rtl w:val="0"/>
                <w:lang w:val="en-US"/>
              </w:rPr>
              <w:t>Establishes that accuracy thresholds must be set by consequence of failure, not a universal number. What this supports: the three-tier threshold table and the hard disqualifier principle (Appendix A).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https://validmind.com/blog/when-accuracy-fails-high-stakes-in-insurance-ai/</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ValidMind. (2026, January 9). When Accuracy Fails. ValidMind Blog.</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01"/>
        <w:gridCol w:w="8059"/>
      </w:tblGrid>
      <w:tr>
        <w:tblPrEx>
          <w:shd w:val="clear" w:color="auto" w:fill="cad1d7"/>
        </w:tblPrEx>
        <w:trPr>
          <w:trHeight w:val="2524" w:hRule="atLeast"/>
        </w:trPr>
        <w:tc>
          <w:tcPr>
            <w:tcW w:type="dxa" w:w="13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Mehta (CLEAR Framework) arXiv 2025</w:t>
            </w:r>
          </w:p>
        </w:tc>
        <w:tc>
          <w:tcPr>
            <w:tcW w:type="dxa" w:w="80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Beyond Accuracy: A Multi-Dimensional Framework for Evaluating Enterprise Agentic AI Systems</w:t>
            </w:r>
          </w:p>
          <w:p>
            <w:pPr>
              <w:pStyle w:val="Body"/>
              <w:bidi w:val="0"/>
              <w:spacing w:before="40" w:after="40"/>
              <w:ind w:left="0" w:right="0" w:firstLine="0"/>
              <w:jc w:val="left"/>
              <w:rPr>
                <w:shd w:val="nil" w:color="auto" w:fill="auto"/>
                <w:rtl w:val="0"/>
              </w:rPr>
            </w:pPr>
            <w:r>
              <w:rPr>
                <w:shd w:val="nil" w:color="auto" w:fill="auto"/>
                <w:rtl w:val="0"/>
                <w:lang w:val="en-US"/>
              </w:rPr>
              <w:t xml:space="preserve">Source for the 37% lab-to-production gap (citing Liu et al. 2024 AWS multi-agent research). What this supports: staged rollout requirement and production monitoring thresholds set below evaluation pass marks (Sections 6 and Appendix A). Important: the 37% figure is cited from Liu et al. 2024 </w:t>
            </w:r>
            <w:r>
              <w:rPr>
                <w:shd w:val="nil" w:color="auto" w:fill="auto"/>
                <w:rtl w:val="0"/>
                <w:lang w:val="en-US"/>
              </w:rPr>
              <w:t xml:space="preserve">— </w:t>
            </w:r>
            <w:r>
              <w:rPr>
                <w:shd w:val="nil" w:color="auto" w:fill="auto"/>
                <w:rtl w:val="0"/>
                <w:lang w:val="en-US"/>
              </w:rPr>
              <w:t>not the CLEAR paper</w:t>
            </w:r>
            <w:r>
              <w:rPr>
                <w:shd w:val="nil" w:color="auto" w:fill="auto"/>
                <w:rtl w:val="0"/>
                <w:lang w:val="en-US"/>
              </w:rPr>
              <w:t>’</w:t>
            </w:r>
            <w:r>
              <w:rPr>
                <w:shd w:val="nil" w:color="auto" w:fill="auto"/>
                <w:rtl w:val="0"/>
                <w:lang w:val="en-US"/>
              </w:rPr>
              <w:t xml:space="preserve">s own empirical finding. When citing to auditors: </w:t>
            </w:r>
            <w:r>
              <w:rPr>
                <w:shd w:val="nil" w:color="auto" w:fill="auto"/>
                <w:rtl w:val="0"/>
                <w:lang w:val="en-US"/>
              </w:rPr>
              <w:t>‘</w:t>
            </w:r>
            <w:r>
              <w:rPr>
                <w:shd w:val="nil" w:color="auto" w:fill="auto"/>
                <w:rtl w:val="0"/>
                <w:lang w:val="en-US"/>
              </w:rPr>
              <w:t>37% lab-to-production gap, cited in Mehta (2025) arXiv:2511.14136, originally from Liu et al. (2024) AWS multi-agent systems research.</w:t>
            </w:r>
            <w:r>
              <w:rPr>
                <w:shd w:val="nil" w:color="auto" w:fill="auto"/>
                <w:rtl w:val="0"/>
                <w:lang w:val="en-US"/>
              </w:rPr>
              <w:t xml:space="preserve">’ </w:t>
            </w:r>
            <w:r>
              <w:rPr>
                <w:shd w:val="nil" w:color="auto" w:fill="auto"/>
                <w:rtl w:val="0"/>
                <w:lang w:val="en-US"/>
              </w:rPr>
              <w:t>Verified: arXiv abstract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https://arxiv.org/abs/2511.14136</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Mehta, S. (2025). Beyond Accuracy. arXiv:2511.14136.</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162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Gartner 2025</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Use These Metrics for AI Chatbot and IVR Performance</w:t>
            </w:r>
          </w:p>
          <w:p>
            <w:pPr>
              <w:pStyle w:val="Body"/>
              <w:bidi w:val="0"/>
              <w:spacing w:before="40" w:after="40"/>
              <w:ind w:left="0" w:right="0" w:firstLine="0"/>
              <w:jc w:val="left"/>
              <w:rPr>
                <w:shd w:val="nil" w:color="auto" w:fill="auto"/>
                <w:rtl w:val="0"/>
              </w:rPr>
            </w:pPr>
            <w:r>
              <w:rPr>
                <w:shd w:val="nil" w:color="auto" w:fill="auto"/>
                <w:rtl w:val="0"/>
                <w:lang w:val="en-US"/>
              </w:rPr>
              <w:t>Source for enterprise chatbot task completion benchmarks (75</w:t>
            </w:r>
            <w:r>
              <w:rPr>
                <w:shd w:val="nil" w:color="auto" w:fill="auto"/>
                <w:rtl w:val="0"/>
                <w:lang w:val="en-US"/>
              </w:rPr>
              <w:t>–</w:t>
            </w:r>
            <w:r>
              <w:rPr>
                <w:shd w:val="nil" w:color="auto" w:fill="auto"/>
                <w:rtl w:val="0"/>
                <w:lang w:val="en-US"/>
              </w:rPr>
              <w:t>85% general, 85</w:t>
            </w:r>
            <w:r>
              <w:rPr>
                <w:shd w:val="nil" w:color="auto" w:fill="auto"/>
                <w:rtl w:val="0"/>
                <w:lang w:val="en-US"/>
              </w:rPr>
              <w:t>–</w:t>
            </w:r>
            <w:r>
              <w:rPr>
                <w:shd w:val="nil" w:color="auto" w:fill="auto"/>
                <w:rtl w:val="0"/>
                <w:lang w:val="en-US"/>
              </w:rPr>
              <w:t>95% high-stakes) used to anchor Layer 3 Task Completion thresholds in Appendix A. Note: primary Gartner report requires subscription. Figures corroborated across multiple secondary sources.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https://www.gartner.com/en/documents/6778234</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Gartner. (2025). Use These Metrics for AI Chatbot and IVR Performance. Document G00778234.</w:t>
            </w:r>
          </w:p>
        </w:tc>
      </w:tr>
    </w:tbl>
    <w:p>
      <w:pPr>
        <w:pStyle w:val="Body"/>
        <w:widowControl w:val="0"/>
        <w:spacing w:after="120"/>
      </w:pPr>
    </w:p>
    <w:p>
      <w:pPr>
        <w:pStyle w:val="Body"/>
        <w:spacing w:after="120"/>
      </w:pPr>
    </w:p>
    <w:p>
      <w:pPr>
        <w:pStyle w:val="Body"/>
        <w:spacing w:before="200" w:after="100"/>
      </w:pPr>
      <w:r>
        <w:rPr>
          <w:b w:val="1"/>
          <w:bCs w:val="1"/>
          <w:outline w:val="0"/>
          <w:color w:val="1f3864"/>
          <w:sz w:val="28"/>
          <w:szCs w:val="28"/>
          <w:u w:color="1f3864"/>
          <w:rtl w:val="0"/>
          <w:lang w:val="en-US"/>
          <w14:textFill>
            <w14:solidFill>
              <w14:srgbClr w14:val="1F3864"/>
            </w14:solidFill>
          </w14:textFill>
        </w:rPr>
        <w:t>Part 5: Inter-Rater Reliability and Score Aggregation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cad1d7"/>
        </w:tblPrEx>
        <w:trPr>
          <w:trHeight w:val="294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Wong &amp; Paritosh (Google Research) ACL 2022</w:t>
            </w:r>
          </w:p>
        </w:tc>
        <w:tc>
          <w:tcPr>
            <w:tcW w:type="dxa" w:w="8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k-Rater Reliability: The Correct Unit of Reliability for Aggregated Human Annotations</w:t>
            </w:r>
          </w:p>
          <w:p>
            <w:pPr>
              <w:pStyle w:val="Body"/>
              <w:bidi w:val="0"/>
              <w:spacing w:before="40" w:after="40"/>
              <w:ind w:left="0" w:right="0" w:firstLine="0"/>
              <w:jc w:val="left"/>
              <w:rPr>
                <w:shd w:val="nil" w:color="auto" w:fill="auto"/>
                <w:rtl w:val="0"/>
              </w:rPr>
            </w:pPr>
            <w:r>
              <w:rPr>
                <w:shd w:val="nil" w:color="auto" w:fill="auto"/>
                <w:rtl w:val="0"/>
                <w:lang w:val="en-US"/>
              </w:rPr>
              <w:t xml:space="preserve">Establishes that aggregate ratings are more reliable than individual ones, and that k-rater reliability (kRR) </w:t>
            </w:r>
            <w:r>
              <w:rPr>
                <w:shd w:val="nil" w:color="auto" w:fill="auto"/>
                <w:rtl w:val="0"/>
                <w:lang w:val="en-US"/>
              </w:rPr>
              <w:t xml:space="preserve">— </w:t>
            </w:r>
            <w:r>
              <w:rPr>
                <w:shd w:val="nil" w:color="auto" w:fill="auto"/>
                <w:rtl w:val="0"/>
                <w:lang w:val="en-US"/>
              </w:rPr>
              <w:t xml:space="preserve">not single-rater IRR </w:t>
            </w:r>
            <w:r>
              <w:rPr>
                <w:shd w:val="nil" w:color="auto" w:fill="auto"/>
                <w:rtl w:val="0"/>
                <w:lang w:val="en-US"/>
              </w:rPr>
              <w:t xml:space="preserve">— </w:t>
            </w:r>
            <w:r>
              <w:rPr>
                <w:shd w:val="nil" w:color="auto" w:fill="auto"/>
                <w:rtl w:val="0"/>
                <w:lang w:val="en-US"/>
              </w:rPr>
              <w:t>is the correct unit of reliability for aggregated datasets. Demonstrates that reporting only individual-rater reliability understates data reliability. What this supports: the requirement that Layer 2 SME scores be aggregated before gate thresholds are applied, and that aggregated Layer 3 user scores are the correct basis for gate decisions (Sections 5.3 and 5.4). Verified: arXiv abstract confirmed; published ACL 2022 Main Conference (Proceedings of the 60th Annual Meeting of the Association for Computational Linguistics, Volume 2: Short Papers).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https://arxiv.org/abs/2203.12913</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Wong, K. &amp; Paritosh, P. (2022). k-Rater Reliability: The Correct Unit of Reliability for Aggregated Human Annotations. ACL 2022. arXiv:2203.12913.</w:t>
            </w:r>
          </w:p>
        </w:tc>
      </w:tr>
    </w:tbl>
    <w:p>
      <w:pPr>
        <w:pStyle w:val="Body"/>
        <w:widowControl w:val="0"/>
        <w:spacing w:before="200" w:after="100"/>
      </w:pPr>
    </w:p>
    <w:p>
      <w:pPr>
        <w:pStyle w:val="Body"/>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cad1d7"/>
        </w:tblPrEx>
        <w:trPr>
          <w:trHeight w:val="316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O</w:t>
            </w:r>
            <w:r>
              <w:rPr>
                <w:b w:val="1"/>
                <w:bCs w:val="1"/>
                <w:outline w:val="0"/>
                <w:color w:val="1f3864"/>
                <w:sz w:val="18"/>
                <w:szCs w:val="18"/>
                <w:u w:color="1f3864"/>
                <w:shd w:val="nil" w:color="auto" w:fill="auto"/>
                <w:rtl w:val="0"/>
                <w:lang w:val="en-US"/>
                <w14:textFill>
                  <w14:solidFill>
                    <w14:srgbClr w14:val="1F3864"/>
                  </w14:solidFill>
                </w14:textFill>
              </w:rPr>
              <w:t>’</w:t>
            </w:r>
            <w:r>
              <w:rPr>
                <w:b w:val="1"/>
                <w:bCs w:val="1"/>
                <w:outline w:val="0"/>
                <w:color w:val="1f3864"/>
                <w:sz w:val="18"/>
                <w:szCs w:val="18"/>
                <w:u w:color="1f3864"/>
                <w:shd w:val="nil" w:color="auto" w:fill="auto"/>
                <w:rtl w:val="0"/>
                <w:lang w:val="en-US"/>
                <w14:textFill>
                  <w14:solidFill>
                    <w14:srgbClr w14:val="1F3864"/>
                  </w14:solidFill>
                </w14:textFill>
              </w:rPr>
              <w:t>Neill (University of Calgary) Frontiers in Psychology 2017</w:t>
            </w:r>
          </w:p>
        </w:tc>
        <w:tc>
          <w:tcPr>
            <w:tcW w:type="dxa" w:w="8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An Overview of Interrater Agreement on Likert Scales for Researchers and Practitioners</w:t>
            </w:r>
          </w:p>
          <w:p>
            <w:pPr>
              <w:pStyle w:val="Body"/>
              <w:bidi w:val="0"/>
              <w:spacing w:before="40" w:after="40"/>
              <w:ind w:left="0" w:right="0" w:firstLine="0"/>
              <w:jc w:val="left"/>
              <w:rPr>
                <w:shd w:val="nil" w:color="auto" w:fill="auto"/>
                <w:rtl w:val="0"/>
              </w:rPr>
            </w:pPr>
            <w:r>
              <w:rPr>
                <w:shd w:val="nil" w:color="auto" w:fill="auto"/>
                <w:rtl w:val="0"/>
                <w:lang w:val="en-US"/>
              </w:rPr>
              <w:t xml:space="preserve">Establishes best practices for interrater agreement (IRA) statistics on Likert scales, including the principle that IRA must be assessed before aggregating multi-rater scores. Source for the </w:t>
            </w:r>
            <w:r>
              <w:rPr>
                <w:shd w:val="nil" w:color="auto" w:fill="auto"/>
                <w:rtl w:val="0"/>
                <w:lang w:val="en-US"/>
              </w:rPr>
              <w:t xml:space="preserve">κ </w:t>
            </w:r>
            <w:r>
              <w:rPr>
                <w:shd w:val="nil" w:color="auto" w:fill="auto"/>
                <w:rtl w:val="0"/>
                <w:lang w:val="en-US"/>
              </w:rPr>
              <w:t>thresholds used in this framework (</w:t>
            </w:r>
            <w:r>
              <w:rPr>
                <w:shd w:val="nil" w:color="auto" w:fill="auto"/>
                <w:rtl w:val="0"/>
                <w:lang w:val="en-US"/>
              </w:rPr>
              <w:t xml:space="preserve">κ </w:t>
            </w:r>
            <w:r>
              <w:rPr>
                <w:shd w:val="nil" w:color="auto" w:fill="auto"/>
                <w:rtl w:val="0"/>
                <w:lang w:val="en-US"/>
              </w:rPr>
              <w:t>&lt; 0.40 unacceptable; 0.40</w:t>
            </w:r>
            <w:r>
              <w:rPr>
                <w:shd w:val="nil" w:color="auto" w:fill="auto"/>
                <w:rtl w:val="0"/>
                <w:lang w:val="en-US"/>
              </w:rPr>
              <w:t>–</w:t>
            </w:r>
            <w:r>
              <w:rPr>
                <w:shd w:val="nil" w:color="auto" w:fill="auto"/>
                <w:rtl w:val="0"/>
                <w:lang w:val="en-US"/>
              </w:rPr>
              <w:t>0.59 marginal; 0.60</w:t>
            </w:r>
            <w:r>
              <w:rPr>
                <w:shd w:val="nil" w:color="auto" w:fill="auto"/>
                <w:rtl w:val="0"/>
                <w:lang w:val="en-US"/>
              </w:rPr>
              <w:t>–</w:t>
            </w:r>
            <w:r>
              <w:rPr>
                <w:shd w:val="nil" w:color="auto" w:fill="auto"/>
                <w:rtl w:val="0"/>
                <w:lang w:val="en-US"/>
              </w:rPr>
              <w:t xml:space="preserve">0.79 acceptable; </w:t>
            </w:r>
            <w:r>
              <w:rPr>
                <w:shd w:val="nil" w:color="auto" w:fill="auto"/>
                <w:rtl w:val="0"/>
                <w:lang w:val="en-US"/>
              </w:rPr>
              <w:t>≥</w:t>
            </w:r>
            <w:r>
              <w:rPr>
                <w:shd w:val="nil" w:color="auto" w:fill="auto"/>
                <w:rtl w:val="0"/>
                <w:lang w:val="en-US"/>
              </w:rPr>
              <w:t xml:space="preserve">0.80 strong), citing Cicchetti (1994). Establishes that any rating system involving subject-matter experts requires IRA assessment to justify aggregation. What this supports: the IRR check requirement before Layer 2 score aggregation and the </w:t>
            </w:r>
            <w:r>
              <w:rPr>
                <w:shd w:val="nil" w:color="auto" w:fill="auto"/>
                <w:rtl w:val="0"/>
                <w:lang w:val="en-US"/>
              </w:rPr>
              <w:t xml:space="preserve">κ </w:t>
            </w:r>
            <w:r>
              <w:rPr>
                <w:shd w:val="nil" w:color="auto" w:fill="auto"/>
                <w:rtl w:val="0"/>
                <w:lang w:val="en-US"/>
              </w:rPr>
              <w:t>thresholds used to determine whether aggregation is appropriate (Section 5.3). Verified: DOI confirmed; published Frontiers in Psychology, Volume 8, Article 777.</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https://doi.org/10.3389/fpsyg.2017.00777</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O</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Neill, T.A. (2017). An Overview of Interrater Agreement on Likert Scales for Researchers and Practitioners. Frontiers in Psychology, 8, 777.</w:t>
            </w:r>
          </w:p>
        </w:tc>
      </w:tr>
    </w:tbl>
    <w:p>
      <w:pPr>
        <w:pStyle w:val="Body"/>
        <w:widowControl w:val="0"/>
        <w:spacing w:after="60"/>
      </w:pPr>
    </w:p>
    <w:p>
      <w:pPr>
        <w:pStyle w:val="Body"/>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cad1d7"/>
        </w:tblPrEx>
        <w:trPr>
          <w:trHeight w:val="272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Cicchetti Psychological Assessment 1994</w:t>
            </w:r>
          </w:p>
        </w:tc>
        <w:tc>
          <w:tcPr>
            <w:tcW w:type="dxa" w:w="8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Guidelines, Criteria, and Rules of Thumb for Evaluating Normed and Standardized Assessment Instruments in Psychology</w:t>
            </w:r>
          </w:p>
          <w:p>
            <w:pPr>
              <w:pStyle w:val="Body"/>
              <w:bidi w:val="0"/>
              <w:spacing w:before="40" w:after="40"/>
              <w:ind w:left="0" w:right="0" w:firstLine="0"/>
              <w:jc w:val="left"/>
              <w:rPr>
                <w:shd w:val="nil" w:color="auto" w:fill="auto"/>
                <w:rtl w:val="0"/>
              </w:rPr>
            </w:pPr>
            <w:r>
              <w:rPr>
                <w:shd w:val="nil" w:color="auto" w:fill="auto"/>
                <w:rtl w:val="0"/>
                <w:lang w:val="en-US"/>
              </w:rPr>
              <w:t xml:space="preserve">The primary source for the widely-cited </w:t>
            </w:r>
            <w:r>
              <w:rPr>
                <w:shd w:val="nil" w:color="auto" w:fill="auto"/>
                <w:rtl w:val="0"/>
                <w:lang w:val="en-US"/>
              </w:rPr>
              <w:t xml:space="preserve">κ </w:t>
            </w:r>
            <w:r>
              <w:rPr>
                <w:shd w:val="nil" w:color="auto" w:fill="auto"/>
                <w:rtl w:val="0"/>
                <w:lang w:val="en-US"/>
              </w:rPr>
              <w:t xml:space="preserve">= 0.40 minimum threshold for acceptable inter-rater reliability in consequential assessment contexts. Establishes the benchmark reliability scale used throughout Section 5.3 of this framework. Widely cited in applied evaluation research as the standard reference for IRR acceptability thresholds. What this supports: the </w:t>
            </w:r>
            <w:r>
              <w:rPr>
                <w:shd w:val="nil" w:color="auto" w:fill="auto"/>
                <w:rtl w:val="0"/>
                <w:lang w:val="en-US"/>
              </w:rPr>
              <w:t xml:space="preserve">κ ≥ </w:t>
            </w:r>
            <w:r>
              <w:rPr>
                <w:shd w:val="nil" w:color="auto" w:fill="auto"/>
                <w:rtl w:val="0"/>
                <w:lang w:val="en-US"/>
              </w:rPr>
              <w:t>0.40 minimum acceptable IRR requirement and the interpretation scale used to determine whether Layer 2 SME score aggregation is valid (Section 5.3). Verified: journal confirmed; Psychological Assessment, Vol. 6, No. 4, 284</w:t>
            </w:r>
            <w:r>
              <w:rPr>
                <w:shd w:val="nil" w:color="auto" w:fill="auto"/>
                <w:rtl w:val="0"/>
                <w:lang w:val="en-US"/>
              </w:rPr>
              <w:t>–</w:t>
            </w:r>
            <w:r>
              <w:rPr>
                <w:shd w:val="nil" w:color="auto" w:fill="auto"/>
                <w:rtl w:val="0"/>
                <w:lang w:val="en-US"/>
              </w:rPr>
              <w:t>290.</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https://doi.org/10.1037/1040-3590.6.4.284</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Cicchetti, D.V. (1994). Guidelines, Criteria, and Rules of Thumb for Evaluating Normed and Standardized Assessment Instruments in Psychology. Psychological Assessment, 6(4), 284</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290.</w:t>
            </w:r>
          </w:p>
        </w:tc>
      </w:tr>
    </w:tbl>
    <w:p>
      <w:pPr>
        <w:pStyle w:val="Body"/>
        <w:widowControl w:val="0"/>
        <w:spacing w:after="60"/>
      </w:pPr>
    </w:p>
    <w:p>
      <w:pPr>
        <w:pStyle w:val="Body"/>
        <w:spacing w:after="120"/>
      </w:pPr>
    </w:p>
    <w:p>
      <w:pPr>
        <w:pStyle w:val="Body"/>
      </w:pPr>
      <w:r>
        <w:rPr>
          <w:rFonts w:ascii="Arial Unicode MS" w:cs="Arial Unicode MS" w:hAnsi="Arial Unicode MS" w:eastAsia="Arial Unicode MS"/>
          <w:b w:val="0"/>
          <w:bCs w:val="0"/>
          <w:i w:val="0"/>
          <w:iCs w:val="0"/>
        </w:rPr>
        <w:br w:type="page"/>
      </w:r>
    </w:p>
    <w:p>
      <w:pPr>
        <w:pStyle w:val="Body"/>
      </w:pPr>
      <w:r>
        <w:rPr>
          <w:rStyle w:val="eop"/>
          <w:rtl w:val="0"/>
        </w:rPr>
        <w:t xml:space="preserve">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Appendix A  </w:t>
            </w:r>
            <w:r>
              <w:rPr>
                <w:b w:val="1"/>
                <w:bCs w:val="1"/>
                <w:outline w:val="0"/>
                <w:color w:val="ffffff"/>
                <w:sz w:val="28"/>
                <w:szCs w:val="28"/>
                <w:u w:color="ffffff"/>
                <w:shd w:val="nil" w:color="auto" w:fill="auto"/>
                <w:rtl w:val="0"/>
                <w:lang w:val="en-US"/>
                <w14:textFill>
                  <w14:solidFill>
                    <w14:srgbClr w14:val="FFFFFF"/>
                  </w14:solidFill>
                </w14:textFill>
              </w:rPr>
              <w:t>Thresholds and Behavioral Anchors</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Thresholds minimums by risk tier and 1-5 scoring rubric definitions </w:t>
            </w:r>
          </w:p>
        </w:tc>
      </w:tr>
    </w:tbl>
    <w:p>
      <w:pPr>
        <w:pStyle w:val="Body"/>
        <w:widowControl w:val="0"/>
      </w:pPr>
    </w:p>
    <w:p>
      <w:pPr>
        <w:pStyle w:val="Body"/>
        <w:spacing w:before="80"/>
      </w:pPr>
    </w:p>
    <w:p>
      <w:pPr>
        <w:pStyle w:val="Body"/>
      </w:pPr>
      <w:r>
        <w:rPr>
          <w:rStyle w:val="eop"/>
          <w:rtl w:val="0"/>
          <w:lang w:val="en-US"/>
        </w:rPr>
        <w:t>The evaluation metrics cover two distinct areas: Query Quality (QQ) and Enterprise Fit (EF). Evaluation frameworks that only cover the first miss the critical compliance and policy risks measured by the second.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680"/>
        <w:gridCol w:w="4680"/>
      </w:tblGrid>
      <w:tr>
        <w:tblPrEx>
          <w:shd w:val="clear" w:color="auto" w:fill="cad1d7"/>
        </w:tblPrEx>
        <w:trPr>
          <w:trHeight w:val="1103" w:hRule="atLeast"/>
        </w:trPr>
        <w:tc>
          <w:tcPr>
            <w:tcW w:type="dxa" w:w="46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rPr>
                <w:outline w:val="0"/>
                <w:color w:val="ffffff"/>
                <w:u w:color="ffffff"/>
                <w:shd w:val="nil" w:color="auto" w:fill="auto"/>
                <w14:textFill>
                  <w14:solidFill>
                    <w14:srgbClr w14:val="FFFFFF"/>
                  </w14:solidFill>
                </w14:textFill>
              </w:rPr>
            </w:pPr>
            <w:r>
              <w:rPr>
                <w:b w:val="1"/>
                <w:bCs w:val="1"/>
                <w:outline w:val="0"/>
                <w:color w:val="ffffff"/>
                <w:u w:color="ffffff"/>
                <w:shd w:val="nil" w:color="auto" w:fill="auto"/>
                <w:rtl w:val="0"/>
                <w:lang w:val="en-US"/>
                <w14:textFill>
                  <w14:solidFill>
                    <w14:srgbClr w14:val="FFFFFF"/>
                  </w14:solidFill>
                </w14:textFill>
              </w:rPr>
              <w:t>Query Quality (QQ)</w:t>
            </w:r>
          </w:p>
          <w:p>
            <w:pPr>
              <w:pStyle w:val="Body"/>
              <w:bidi w:val="0"/>
              <w:ind w:left="0" w:right="0" w:firstLine="0"/>
              <w:jc w:val="left"/>
              <w:rPr>
                <w:outline w:val="0"/>
                <w:color w:val="ffffff"/>
                <w:u w:color="ffffff"/>
                <w:shd w:val="nil" w:color="auto" w:fill="auto"/>
                <w:rtl w:val="0"/>
                <w14:textFill>
                  <w14:solidFill>
                    <w14:srgbClr w14:val="FFFFFF"/>
                  </w14:solidFill>
                </w14:textFill>
              </w:rPr>
            </w:pPr>
            <w:r>
              <w:rPr>
                <w:outline w:val="0"/>
                <w:color w:val="ffffff"/>
                <w:u w:color="ffffff"/>
                <w:shd w:val="nil" w:color="auto" w:fill="auto"/>
                <w:rtl w:val="0"/>
                <w:lang w:val="en-US"/>
                <w14:textFill>
                  <w14:solidFill>
                    <w14:srgbClr w14:val="FFFFFF"/>
                  </w14:solidFill>
                </w14:textFill>
              </w:rPr>
              <w:t>Is the SQL and result set correct?</w:t>
            </w:r>
          </w:p>
          <w:p>
            <w:pPr>
              <w:pStyle w:val="Body"/>
              <w:bidi w:val="0"/>
              <w:ind w:left="0" w:right="0" w:firstLine="0"/>
              <w:jc w:val="left"/>
              <w:rPr>
                <w:rtl w:val="0"/>
              </w:rPr>
            </w:pPr>
            <w:r>
              <w:rPr>
                <w:outline w:val="0"/>
                <w:color w:val="ffffff"/>
                <w:u w:color="ffffff"/>
                <w:shd w:val="nil" w:color="auto" w:fill="auto"/>
                <w:rtl w:val="0"/>
                <w:lang w:val="en-US"/>
                <w14:textFill>
                  <w14:solidFill>
                    <w14:srgbClr w14:val="FFFFFF"/>
                  </w14:solidFill>
                </w14:textFill>
              </w:rPr>
              <w:t xml:space="preserve">Correctness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Result-Set Completeness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Data Value Accuracy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Task Completion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Result Usefulness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Clarity &amp; Interpretability</w:t>
            </w:r>
          </w:p>
        </w:tc>
        <w:tc>
          <w:tcPr>
            <w:tcW w:type="dxa" w:w="46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74b5"/>
            <w:tcMar>
              <w:top w:type="dxa" w:w="80"/>
              <w:left w:type="dxa" w:w="80"/>
              <w:bottom w:type="dxa" w:w="80"/>
              <w:right w:type="dxa" w:w="80"/>
            </w:tcMar>
            <w:vAlign w:val="top"/>
          </w:tcPr>
          <w:p>
            <w:pPr>
              <w:pStyle w:val="Body"/>
              <w:rPr>
                <w:outline w:val="0"/>
                <w:color w:val="ffffff"/>
                <w:u w:color="ffffff"/>
                <w:shd w:val="nil" w:color="auto" w:fill="auto"/>
                <w14:textFill>
                  <w14:solidFill>
                    <w14:srgbClr w14:val="FFFFFF"/>
                  </w14:solidFill>
                </w14:textFill>
              </w:rPr>
            </w:pPr>
            <w:r>
              <w:rPr>
                <w:b w:val="1"/>
                <w:bCs w:val="1"/>
                <w:outline w:val="0"/>
                <w:color w:val="ffffff"/>
                <w:u w:color="ffffff"/>
                <w:shd w:val="nil" w:color="auto" w:fill="auto"/>
                <w:rtl w:val="0"/>
                <w:lang w:val="en-US"/>
                <w14:textFill>
                  <w14:solidFill>
                    <w14:srgbClr w14:val="FFFFFF"/>
                  </w14:solidFill>
                </w14:textFill>
              </w:rPr>
              <w:t>Enterprise Fit (EF)</w:t>
            </w:r>
          </w:p>
          <w:p>
            <w:pPr>
              <w:pStyle w:val="Body"/>
              <w:bidi w:val="0"/>
              <w:ind w:left="0" w:right="0" w:firstLine="0"/>
              <w:jc w:val="left"/>
              <w:rPr>
                <w:outline w:val="0"/>
                <w:color w:val="ffffff"/>
                <w:u w:color="ffffff"/>
                <w:shd w:val="nil" w:color="auto" w:fill="auto"/>
                <w:rtl w:val="0"/>
                <w14:textFill>
                  <w14:solidFill>
                    <w14:srgbClr w14:val="FFFFFF"/>
                  </w14:solidFill>
                </w14:textFill>
              </w:rPr>
            </w:pPr>
            <w:r>
              <w:rPr>
                <w:outline w:val="0"/>
                <w:color w:val="ffffff"/>
                <w:u w:color="ffffff"/>
                <w:shd w:val="nil" w:color="auto" w:fill="auto"/>
                <w:rtl w:val="0"/>
                <w:lang w:val="en-US"/>
                <w14:textFill>
                  <w14:solidFill>
                    <w14:srgbClr w14:val="FFFFFF"/>
                  </w14:solidFill>
                </w14:textFill>
              </w:rPr>
              <w:t>Is it safe and appropriate for our organization?</w:t>
            </w:r>
          </w:p>
          <w:p>
            <w:pPr>
              <w:pStyle w:val="Body"/>
              <w:bidi w:val="0"/>
              <w:ind w:left="0" w:right="0" w:firstLine="0"/>
              <w:jc w:val="left"/>
              <w:rPr>
                <w:rtl w:val="0"/>
              </w:rPr>
            </w:pPr>
            <w:r>
              <w:rPr>
                <w:outline w:val="0"/>
                <w:color w:val="ffffff"/>
                <w:u w:color="ffffff"/>
                <w:shd w:val="nil" w:color="auto" w:fill="auto"/>
                <w:rtl w:val="0"/>
                <w:lang w:val="en-US"/>
                <w14:textFill>
                  <w14:solidFill>
                    <w14:srgbClr w14:val="FFFFFF"/>
                  </w14:solidFill>
                </w14:textFill>
              </w:rPr>
              <w:t xml:space="preserve">Policy &amp; Compliance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Appropriate Refusal / Boundary Handling</w:t>
            </w:r>
          </w:p>
        </w:tc>
      </w:tr>
    </w:tbl>
    <w:p>
      <w:pPr>
        <w:pStyle w:val="Body"/>
        <w:widowControl w:val="0"/>
      </w:pPr>
    </w:p>
    <w:p>
      <w:pPr>
        <w:pStyle w:val="Body"/>
      </w:pPr>
    </w:p>
    <w:p>
      <w:pPr>
        <w:pStyle w:val="Body"/>
      </w:pPr>
      <w:r>
        <w:rPr>
          <w:rStyle w:val="eop"/>
          <w:rtl w:val="0"/>
          <w:lang w:val="en-US"/>
        </w:rPr>
        <w:t>Not every dimension is evaluated by every evaluator. Dimensions are divided between evaluation layers to ensure responses are judged by reviewers best qualified to do so.</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2000"/>
        <w:gridCol w:w="3800"/>
        <w:gridCol w:w="2760"/>
      </w:tblGrid>
      <w:tr>
        <w:tblPrEx>
          <w:shd w:val="clear" w:color="auto" w:fill="156082"/>
        </w:tblPrEx>
        <w:trPr>
          <w:trHeight w:val="223" w:hRule="atLeast"/>
          <w:tblHeader/>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Area</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Dimension</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What It Measures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Who Scores</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Correctness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Did Genie generate logically correct SQL for the question asked?</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Result-Set Completeness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Did the result set return all expected rows with no omissions?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Data Value Accuracy</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Are the numbers and values in the result set correct?</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w:t>
            </w:r>
          </w:p>
        </w:tc>
      </w:tr>
      <w:tr>
        <w:tblPrEx>
          <w:shd w:val="clear" w:color="auto" w:fill="cad1d7"/>
        </w:tblPrEx>
        <w:trPr>
          <w:trHeight w:val="66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EF</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Policy &amp; Compliance</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Does the response respect orginizational policies, data access rules, and legal constraints?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Compliance reviewer (Pass/Fail gate)</w:t>
            </w:r>
          </w:p>
        </w:tc>
      </w:tr>
      <w:tr>
        <w:tblPrEx>
          <w:shd w:val="clear" w:color="auto" w:fill="cad1d7"/>
        </w:tblPrEx>
        <w:trPr>
          <w:trHeight w:val="88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EF</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Appropriate Refusal / Boundary Handling</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Does Genie correctly decline out-of-scope questions and handle boundary queries appropriately, with a clear and helpful response?</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 (Pass/Fail gate)</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Task Completion</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Did Genie answer the user</w:t>
            </w:r>
            <w:r>
              <w:rPr>
                <w:shd w:val="nil" w:color="auto" w:fill="auto"/>
                <w:rtl w:val="0"/>
                <w:lang w:val="en-US"/>
              </w:rPr>
              <w:t>’</w:t>
            </w:r>
            <w:r>
              <w:rPr>
                <w:shd w:val="nil" w:color="auto" w:fill="auto"/>
                <w:rtl w:val="0"/>
                <w:lang w:val="en-US"/>
              </w:rPr>
              <w:t>s actual question?</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3 </w:t>
            </w:r>
            <w:r>
              <w:rPr>
                <w:shd w:val="nil" w:color="auto" w:fill="auto"/>
                <w:rtl w:val="0"/>
                <w:lang w:val="en-US"/>
              </w:rPr>
              <w:t xml:space="preserve">— </w:t>
            </w:r>
            <w:r>
              <w:rPr>
                <w:shd w:val="nil" w:color="auto" w:fill="auto"/>
                <w:rtl w:val="0"/>
                <w:lang w:val="en-US"/>
              </w:rPr>
              <w:t>Business user</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Result Usefulness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Would the user act on this result at work?</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Layer 3 </w:t>
            </w:r>
            <w:r>
              <w:rPr>
                <w:shd w:val="nil" w:color="auto" w:fill="auto"/>
                <w:rtl w:val="0"/>
                <w:lang w:val="en-US"/>
              </w:rPr>
              <w:t xml:space="preserve">— </w:t>
            </w:r>
            <w:r>
              <w:rPr>
                <w:shd w:val="nil" w:color="auto" w:fill="auto"/>
                <w:rtl w:val="0"/>
                <w:lang w:val="en-US"/>
              </w:rPr>
              <w:t>Business user</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Clarity &amp; Interpretability</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Was the result easy to understand for a non-technical user?</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3 </w:t>
            </w:r>
            <w:r>
              <w:rPr>
                <w:shd w:val="nil" w:color="auto" w:fill="auto"/>
                <w:rtl w:val="0"/>
                <w:lang w:val="en-US"/>
              </w:rPr>
              <w:t xml:space="preserve">— </w:t>
            </w:r>
            <w:r>
              <w:rPr>
                <w:shd w:val="nil" w:color="auto" w:fill="auto"/>
                <w:rtl w:val="0"/>
                <w:lang w:val="en-US"/>
              </w:rPr>
              <w:t>Business user</w:t>
            </w:r>
          </w:p>
        </w:tc>
      </w:tr>
    </w:tbl>
    <w:p>
      <w:pPr>
        <w:pStyle w:val="Body"/>
        <w:widowControl w:val="0"/>
      </w:pPr>
    </w:p>
    <w:p>
      <w:pPr>
        <w:pStyle w:val="Body"/>
      </w:pP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4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Tester Domain Requirement</w:t>
            </w:r>
          </w:p>
          <w:p>
            <w:pPr>
              <w:pStyle w:val="Body"/>
              <w:bidi w:val="0"/>
              <w:spacing w:before="60" w:after="60"/>
              <w:ind w:left="0" w:right="0" w:firstLine="0"/>
              <w:jc w:val="left"/>
              <w:rPr>
                <w:rtl w:val="0"/>
              </w:rPr>
            </w:pPr>
            <w:r>
              <w:rPr>
                <w:sz w:val="19"/>
                <w:szCs w:val="19"/>
                <w:shd w:val="nil" w:color="auto" w:fill="auto"/>
                <w:rtl w:val="0"/>
                <w:lang w:val="en-US"/>
              </w:rPr>
              <w:t>Testers should not be asked to review outside of their domain or job role. Assigning testers to tasks outside their job domain can produce unreliable results, creating a dangerous false-confidence risk: a tester without domain expertise may rate an authoritative-sounding but incorrect answer highly.</w:t>
            </w:r>
          </w:p>
        </w:tc>
      </w:tr>
    </w:tbl>
    <w:p>
      <w:pPr>
        <w:pStyle w:val="Body"/>
        <w:widowControl w:val="0"/>
        <w:spacing w:before="160" w:after="60"/>
        <w:rPr>
          <w:b w:val="1"/>
          <w:bCs w:val="1"/>
        </w:rPr>
      </w:pPr>
    </w:p>
    <w:p>
      <w:pPr>
        <w:pStyle w:val="Body"/>
        <w:spacing w:before="60"/>
      </w:pPr>
    </w:p>
    <w:p>
      <w:pPr>
        <w:pStyle w:val="Body"/>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de-DE"/>
          <w14:textFill>
            <w14:solidFill>
              <w14:srgbClr w14:val="2E74B5"/>
            </w14:solidFill>
          </w14:textFill>
        </w:rPr>
        <w:t>A.1  Risk Tiers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156082"/>
        </w:tblPrEx>
        <w:trPr>
          <w:trHeight w:val="223" w:hRule="atLeast"/>
          <w:tblHeader/>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Risk Type</w:t>
            </w:r>
          </w:p>
        </w:tc>
      </w:tr>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Low risk / general informational tasks (e.g., general data queries for exports or exploration)</w:t>
            </w:r>
          </w:p>
        </w:tc>
      </w:tr>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Medium risk / domain-specific business tasks (e.g. portfolio summaries, data analysis via chat mode)</w:t>
            </w:r>
          </w:p>
        </w:tc>
      </w:tr>
      <w:tr>
        <w:tblPrEx>
          <w:shd w:val="clear" w:color="auto" w:fill="cad1d7"/>
        </w:tblPrEx>
        <w:trPr>
          <w:trHeight w:val="4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High risk / sensitive or compliance-related tasks (e.g. compliance reporting needs, agent mode analyses)</w:t>
            </w:r>
          </w:p>
        </w:tc>
      </w:tr>
    </w:tbl>
    <w:p>
      <w:pPr>
        <w:pStyle w:val="Body"/>
        <w:widowControl w:val="0"/>
        <w:spacing w:before="200" w:after="100"/>
        <w:outlineLvl w:val="1"/>
        <w:rPr>
          <w:b w:val="1"/>
          <w:bCs w:val="1"/>
          <w:outline w:val="0"/>
          <w:color w:val="2e74b5"/>
          <w:sz w:val="28"/>
          <w:szCs w:val="28"/>
          <w:u w:color="2e74b5"/>
          <w14:textFill>
            <w14:solidFill>
              <w14:srgbClr w14:val="2E74B5"/>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A.2  Layer 1 Thresholds by Risk Tier</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These thresholds determine whether a space advances from Layer 1 to Layer 2. Each threshold is the minimum percentage of questions that must score Good. The basis for each threshold decision is given in the basis note row.</w:t>
      </w: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2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Basis Key (this key applies to all threshold tables below)</w:t>
            </w:r>
          </w:p>
          <w:p>
            <w:pPr>
              <w:pStyle w:val="Body"/>
              <w:bidi w:val="0"/>
              <w:spacing w:before="60" w:after="60"/>
              <w:ind w:left="0" w:right="0" w:firstLine="0"/>
              <w:jc w:val="left"/>
              <w:rPr>
                <w:sz w:val="19"/>
                <w:szCs w:val="19"/>
                <w:shd w:val="nil" w:color="auto" w:fill="auto"/>
                <w:rtl w:val="0"/>
              </w:rPr>
            </w:pPr>
            <w:r>
              <w:rPr>
                <w:b w:val="1"/>
                <w:bCs w:val="1"/>
                <w:sz w:val="19"/>
                <w:szCs w:val="19"/>
                <w:shd w:val="nil" w:color="auto" w:fill="auto"/>
                <w:rtl w:val="0"/>
                <w:lang w:val="en-US"/>
              </w:rPr>
              <w:t>BENCHMARK</w:t>
            </w:r>
            <w:r>
              <w:rPr>
                <w:sz w:val="19"/>
                <w:szCs w:val="19"/>
                <w:shd w:val="nil" w:color="auto" w:fill="auto"/>
                <w:rtl w:val="0"/>
                <w:lang w:val="en-US"/>
              </w:rPr>
              <w:t xml:space="preserve"> = threshold derived from published industry research (e.g., NeurIPS, Gartner, ISACA, ValidMind). </w:t>
            </w:r>
          </w:p>
          <w:p>
            <w:pPr>
              <w:pStyle w:val="Body"/>
              <w:bidi w:val="0"/>
              <w:spacing w:before="60" w:after="60"/>
              <w:ind w:left="0" w:right="0" w:firstLine="0"/>
              <w:jc w:val="left"/>
              <w:rPr>
                <w:rtl w:val="0"/>
              </w:rPr>
            </w:pPr>
            <w:r>
              <w:rPr>
                <w:b w:val="1"/>
                <w:bCs w:val="1"/>
                <w:sz w:val="19"/>
                <w:szCs w:val="19"/>
                <w:shd w:val="nil" w:color="auto" w:fill="auto"/>
                <w:rtl w:val="0"/>
                <w:lang w:val="en-US"/>
              </w:rPr>
              <w:t>INTERNAL STANDARD</w:t>
            </w:r>
            <w:r>
              <w:rPr>
                <w:sz w:val="19"/>
                <w:szCs w:val="19"/>
                <w:shd w:val="nil" w:color="auto" w:fill="auto"/>
                <w:rtl w:val="0"/>
                <w:lang w:val="en-US"/>
              </w:rPr>
              <w:t xml:space="preserve"> = threshold recommended based on logical framework extension </w:t>
            </w:r>
            <w:r>
              <w:rPr>
                <w:sz w:val="19"/>
                <w:szCs w:val="19"/>
                <w:shd w:val="nil" w:color="auto" w:fill="auto"/>
                <w:rtl w:val="0"/>
                <w:lang w:val="en-US"/>
              </w:rPr>
              <w:t xml:space="preserve">— </w:t>
            </w:r>
            <w:r>
              <w:rPr>
                <w:sz w:val="19"/>
                <w:szCs w:val="19"/>
                <w:shd w:val="nil" w:color="auto" w:fill="auto"/>
                <w:rtl w:val="0"/>
                <w:lang w:val="en-US"/>
              </w:rPr>
              <w:t>no direct industry benchmark exists.</w:t>
            </w:r>
          </w:p>
        </w:tc>
      </w:tr>
    </w:tbl>
    <w:p>
      <w:pPr>
        <w:pStyle w:val="Body"/>
        <w:widowControl w:val="0"/>
        <w:spacing w:before="160" w:after="60"/>
        <w:rPr>
          <w:b w:val="1"/>
          <w:bCs w:val="1"/>
        </w:rPr>
      </w:pPr>
    </w:p>
    <w:p>
      <w:pPr>
        <w:pStyle w:val="Body"/>
        <w:spacing w:before="60"/>
      </w:pPr>
    </w:p>
    <w:p>
      <w:pPr>
        <w:pStyle w:val="Body"/>
        <w:spacing w:before="60" w:after="60"/>
        <w:rPr>
          <w:outline w:val="0"/>
          <w:color w:val="000000"/>
          <w:u w:color="000000"/>
          <w14:textFill>
            <w14:solidFill>
              <w14:srgbClr w14:val="000000"/>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71"/>
        <w:gridCol w:w="1558"/>
        <w:gridCol w:w="1569"/>
        <w:gridCol w:w="1818"/>
        <w:gridCol w:w="2144"/>
      </w:tblGrid>
      <w:tr>
        <w:tblPrEx>
          <w:shd w:val="clear" w:color="auto" w:fill="156082"/>
        </w:tblPrEx>
        <w:trPr>
          <w:trHeight w:val="223" w:hRule="atLeast"/>
          <w:tblHeader/>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Benchmark category</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Basis</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Low Risk</w:t>
            </w: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Medium Risk</w:t>
            </w: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High Risk</w:t>
            </w:r>
          </w:p>
        </w:tc>
      </w:tr>
      <w:tr>
        <w:tblPrEx>
          <w:shd w:val="clear" w:color="auto" w:fill="cad1d7"/>
        </w:tblPrEx>
        <w:trPr>
          <w:trHeight w:val="1843" w:hRule="atLeast"/>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Overall pass rate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75% YES</w:t>
            </w:r>
          </w:p>
          <w:p>
            <w:pPr>
              <w:pStyle w:val="Body"/>
              <w:spacing w:before="40" w:after="40"/>
              <w:rPr>
                <w:outline w:val="0"/>
                <w:color w:val="000000"/>
                <w:u w:color="000000"/>
                <w:shd w:val="nil" w:color="auto" w:fill="auto"/>
                <w:lang w:val="en-US"/>
                <w14:textFill>
                  <w14:solidFill>
                    <w14:srgbClr w14:val="000000"/>
                  </w14:solidFill>
                </w14:textFill>
              </w:rPr>
            </w:pP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General data exploration at low-risk tier is a trust issue, not a safety issue.</w:t>
            </w: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YES</w:t>
            </w:r>
          </w:p>
          <w:p>
            <w:pPr>
              <w:pStyle w:val="Body"/>
              <w:spacing w:before="40" w:after="40"/>
              <w:rPr>
                <w:outline w:val="0"/>
                <w:color w:val="000000"/>
                <w:u w:color="000000"/>
                <w:shd w:val="nil" w:color="auto" w:fill="auto"/>
                <w:lang w:val="en-US"/>
                <w14:textFill>
                  <w14:solidFill>
                    <w14:srgbClr w14:val="000000"/>
                  </w14:solidFill>
                </w14:textFill>
              </w:rPr>
            </w:pP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Errors at medium-risk can produce wrong business insights.</w:t>
            </w: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90% YES</w:t>
            </w:r>
          </w:p>
          <w:p>
            <w:pPr>
              <w:pStyle w:val="Body"/>
              <w:spacing w:before="40" w:after="40"/>
              <w:rPr>
                <w:outline w:val="0"/>
                <w:color w:val="000000"/>
                <w:u w:color="000000"/>
                <w:shd w:val="nil" w:color="auto" w:fill="auto"/>
                <w:lang w:val="en-US"/>
                <w14:textFill>
                  <w14:solidFill>
                    <w14:srgbClr w14:val="000000"/>
                  </w14:solidFill>
                </w14:textFill>
              </w:rPr>
            </w:pP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An incorrect response on a sensitive or compliance query can create regulatory exposure if undetected.</w:t>
            </w:r>
          </w:p>
        </w:tc>
      </w:tr>
      <w:tr>
        <w:tblPrEx>
          <w:shd w:val="clear" w:color="auto" w:fill="cad1d7"/>
        </w:tblPrEx>
        <w:trPr>
          <w:trHeight w:val="10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BENCHMARK. State-of-art NL2SQL models achieve 66</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88% execution accuracy on open-domain benchmarks (Spider ~88%: SQL-R1, NeurIPS 2025; BIRD ~67%: Li et al., NeurIPS 2023).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errors so have higher thresholds set.</w:t>
            </w:r>
          </w:p>
        </w:tc>
      </w:tr>
      <w:tr>
        <w:tblPrEx>
          <w:shd w:val="clear" w:color="auto" w:fill="cad1d7"/>
        </w:tblPrEx>
        <w:trPr>
          <w:trHeight w:val="1983" w:hRule="atLeast"/>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SQL answers required (100% of questions </w:t>
            </w:r>
            <w:r>
              <w:rPr>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except out-of-scope questions</w:t>
            </w:r>
            <w:r>
              <w:rPr>
                <w:outline w:val="0"/>
                <w:color w:val="000000"/>
                <w:sz w:val="20"/>
                <w:szCs w:val="20"/>
                <w:u w:color="000000"/>
                <w:shd w:val="nil" w:color="auto" w:fill="auto"/>
                <w:rtl w:val="0"/>
                <w:lang w:val="en-US"/>
                <w14:textFill>
                  <w14:solidFill>
                    <w14:srgbClr w14:val="000000"/>
                  </w14:solidFill>
                </w14:textFill>
              </w:rPr>
              <w:t>)</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100% of benchmark questions must have a SQL answer before Layer 1 is run. Hard requirement at all tiers.</w:t>
            </w: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100% Hard disqualifier if a SQL answer is missing.</w:t>
            </w: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100% Hard disqualifier if a SQL answer is missing.</w:t>
            </w:r>
          </w:p>
        </w:tc>
      </w:tr>
      <w:tr>
        <w:tblPrEx>
          <w:shd w:val="clear" w:color="auto" w:fill="cad1d7"/>
        </w:tblPrEx>
        <w:trPr>
          <w:trHeight w:val="8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ODAE</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 xml:space="preserve">s standard exceeds the Databricks platform default, which permits questions without SQL answers. The stricter requirement ensures Layer 1 produces fully objective, automated evidence with no developer judgment in the scoring loop. A Manual Review Needed result despite a SQL answer indicates either a poorly written SQL answer or an automated comparison edge case </w:t>
            </w:r>
            <w:r>
              <w:rPr>
                <w:i w:val="1"/>
                <w:iCs w:val="1"/>
                <w:outline w:val="0"/>
                <w:color w:val="444444"/>
                <w:sz w:val="18"/>
                <w:szCs w:val="18"/>
                <w:u w:color="444444"/>
                <w:shd w:val="nil" w:color="auto" w:fill="auto"/>
                <w:rtl w:val="0"/>
                <w:lang w:val="en-US"/>
                <w14:textFill>
                  <w14:solidFill>
                    <w14:srgbClr w14:val="444444"/>
                  </w14:solidFill>
                </w14:textFill>
              </w:rPr>
              <w:t xml:space="preserve">— </w:t>
            </w:r>
            <w:r>
              <w:rPr>
                <w:i w:val="1"/>
                <w:iCs w:val="1"/>
                <w:outline w:val="0"/>
                <w:color w:val="444444"/>
                <w:sz w:val="18"/>
                <w:szCs w:val="18"/>
                <w:u w:color="444444"/>
                <w:shd w:val="nil" w:color="auto" w:fill="auto"/>
                <w:rtl w:val="0"/>
                <w:lang w:val="en-US"/>
                <w14:textFill>
                  <w14:solidFill>
                    <w14:srgbClr w14:val="444444"/>
                  </w14:solidFill>
                </w14:textFill>
              </w:rPr>
              <w:t>either requires remediation.</w:t>
            </w:r>
          </w:p>
        </w:tc>
      </w:tr>
      <w:tr>
        <w:tblPrEx>
          <w:shd w:val="clear" w:color="auto" w:fill="cad1d7"/>
        </w:tblPrEx>
        <w:trPr>
          <w:trHeight w:val="282" w:hRule="atLeast"/>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cannot be offset by high scores on in-scope questions. Per Databricks best practices, spaces should include boundary and out-of-scope questions in benchmark sets to verify correct refusal and clarification behavior.</w:t>
            </w:r>
          </w:p>
        </w:tc>
      </w:tr>
    </w:tbl>
    <w:p>
      <w:pPr>
        <w:pStyle w:val="Body"/>
        <w:widowControl w:val="0"/>
        <w:spacing w:before="60" w:after="60"/>
        <w:rPr>
          <w:outline w:val="0"/>
          <w:color w:val="000000"/>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4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Important Caveat for 100% SQL Answers for Benchmarks</w:t>
            </w:r>
          </w:p>
          <w:p>
            <w:pPr>
              <w:pStyle w:val="Body"/>
              <w:bidi w:val="0"/>
              <w:spacing w:before="60" w:after="60"/>
              <w:ind w:left="0" w:right="0" w:firstLine="0"/>
              <w:jc w:val="left"/>
              <w:rPr>
                <w:rtl w:val="0"/>
              </w:rPr>
            </w:pPr>
            <w:r>
              <w:rPr>
                <w:sz w:val="19"/>
                <w:szCs w:val="19"/>
                <w:shd w:val="nil" w:color="auto" w:fill="auto"/>
                <w:rtl w:val="0"/>
                <w:lang w:val="en-US"/>
              </w:rPr>
              <w:t xml:space="preserve">Standard and edge benchmark questions should include a SQL answer. Out-of-scope questions (those that Genie should decline to answer) should not have a SQL answer </w:t>
            </w:r>
            <w:r>
              <w:rPr>
                <w:sz w:val="19"/>
                <w:szCs w:val="19"/>
                <w:shd w:val="nil" w:color="auto" w:fill="auto"/>
                <w:rtl w:val="0"/>
                <w:lang w:val="en-US"/>
              </w:rPr>
              <w:t xml:space="preserve">– </w:t>
            </w:r>
            <w:r>
              <w:rPr>
                <w:sz w:val="19"/>
                <w:szCs w:val="19"/>
                <w:shd w:val="nil" w:color="auto" w:fill="auto"/>
                <w:rtl w:val="0"/>
                <w:lang w:val="en-US"/>
              </w:rPr>
              <w:t>leave the SQL field blank when creating an out-of-scope benchmark question.</w:t>
            </w:r>
          </w:p>
        </w:tc>
      </w:tr>
    </w:tbl>
    <w:p>
      <w:pPr>
        <w:pStyle w:val="Body"/>
        <w:widowControl w:val="0"/>
        <w:spacing w:before="160" w:after="60"/>
        <w:rPr>
          <w:b w:val="1"/>
          <w:bCs w:val="1"/>
        </w:rPr>
      </w:pPr>
    </w:p>
    <w:p>
      <w:pPr>
        <w:pStyle w:val="Body"/>
        <w:spacing w:before="60"/>
      </w:pPr>
    </w:p>
    <w:p>
      <w:pPr>
        <w:pStyle w:val="Body"/>
        <w:spacing w:before="20" w:after="80"/>
        <w:rPr>
          <w:outline w:val="0"/>
          <w:color w:val="000000"/>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A.3  Layer 2 Thresholds by Risk Tier</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These thresholds determine whether a space advances from Layer 2 to Layer 3. Each threshold is the percentage of scored responses that must reach the minimum score on the 1</w:t>
      </w:r>
      <w:r>
        <w:rPr>
          <w:outline w:val="0"/>
          <w:color w:val="000000"/>
          <w:u w:color="000000"/>
          <w:rtl w:val="0"/>
          <w14:textFill>
            <w14:solidFill>
              <w14:srgbClr w14:val="000000"/>
            </w14:solidFill>
          </w14:textFill>
        </w:rPr>
        <w:t>–</w:t>
      </w:r>
      <w:r>
        <w:rPr>
          <w:outline w:val="0"/>
          <w:color w:val="000000"/>
          <w:u w:color="000000"/>
          <w:rtl w:val="0"/>
          <w:lang w:val="it-IT"/>
          <w14:textFill>
            <w14:solidFill>
              <w14:srgbClr w14:val="000000"/>
            </w14:solidFill>
          </w14:textFill>
        </w:rPr>
        <w:t>5 scale.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42"/>
        <w:gridCol w:w="1558"/>
        <w:gridCol w:w="1895"/>
        <w:gridCol w:w="1980"/>
        <w:gridCol w:w="1985"/>
      </w:tblGrid>
      <w:tr>
        <w:tblPrEx>
          <w:shd w:val="clear" w:color="auto" w:fill="156082"/>
        </w:tblPrEx>
        <w:trPr>
          <w:trHeight w:val="223" w:hRule="atLeast"/>
          <w:tblHeader/>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Basis</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Low Risk</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Medium Risk</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High Risk</w:t>
            </w:r>
          </w:p>
        </w:tc>
      </w:tr>
      <w:tr>
        <w:tblPrEx>
          <w:shd w:val="clear" w:color="auto" w:fill="cad1d7"/>
        </w:tblPrEx>
        <w:trPr>
          <w:trHeight w:val="70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Correctness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75% score 3+ </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85% score 4+ </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u w:color="000000"/>
                <w:shd w:val="nil" w:color="auto" w:fill="auto"/>
                <w14:textFill>
                  <w14:solidFill>
                    <w14:srgbClr w14:val="000000"/>
                  </w14:solidFill>
                </w14:textFill>
              </w:rPr>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90% score 4+ </w:t>
            </w:r>
          </w:p>
          <w:p>
            <w:pPr>
              <w:pStyle w:val="Body"/>
              <w:bidi w:val="0"/>
              <w:spacing w:before="40" w:after="40"/>
              <w:ind w:left="0" w:right="0" w:firstLine="0"/>
              <w:jc w:val="left"/>
              <w:rPr>
                <w:rtl w:val="0"/>
              </w:rPr>
            </w:pPr>
            <w:r>
              <w:rPr>
                <w:b w:val="1"/>
                <w:bCs w:val="1"/>
                <w:outline w:val="0"/>
                <w:color w:val="000000"/>
                <w:sz w:val="20"/>
                <w:szCs w:val="20"/>
                <w:u w:color="000000"/>
                <w:shd w:val="nil" w:color="auto" w:fill="auto"/>
                <w:rtl w:val="0"/>
                <w:lang w:val="en-US"/>
                <w14:textFill>
                  <w14:solidFill>
                    <w14:srgbClr w14:val="000000"/>
                  </w14:solidFill>
                </w14:textFill>
              </w:rPr>
              <w:t>No</w:t>
            </w:r>
            <w:r>
              <w:rPr>
                <w:outline w:val="0"/>
                <w:color w:val="000000"/>
                <w:sz w:val="20"/>
                <w:szCs w:val="20"/>
                <w:u w:color="000000"/>
                <w:shd w:val="nil" w:color="auto" w:fill="auto"/>
                <w:rtl w:val="0"/>
                <w:lang w:val="en-US"/>
                <w14:textFill>
                  <w14:solidFill>
                    <w14:srgbClr w14:val="000000"/>
                  </w14:solidFill>
                </w14:textFill>
              </w:rPr>
              <w:t xml:space="preserve"> score 1 or 2 responses </w:t>
            </w:r>
          </w:p>
        </w:tc>
      </w:tr>
      <w:tr>
        <w:tblPrEx>
          <w:shd w:val="clear" w:color="auto" w:fill="cad1d7"/>
        </w:tblPrEx>
        <w:trPr>
          <w:trHeight w:val="2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No published benchmark exists for SME correctness scoring rates.</w:t>
            </w:r>
          </w:p>
        </w:tc>
      </w:tr>
      <w:tr>
        <w:tblPrEx>
          <w:shd w:val="clear" w:color="auto" w:fill="cad1d7"/>
        </w:tblPrEx>
        <w:trPr>
          <w:trHeight w:val="44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Result-Set Completeness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70% score 3+ </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80% score 4+ </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85% score 4+ </w:t>
            </w:r>
          </w:p>
        </w:tc>
      </w:tr>
      <w:tr>
        <w:tblPrEx>
          <w:shd w:val="clear" w:color="auto" w:fill="cad1d7"/>
        </w:tblPrEx>
        <w:trPr>
          <w:trHeight w:val="12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 xml:space="preserve">BASIS NOTE: INTERNAL STANDARD. Result-set completeness is a NL2SQL-specific failure mode </w:t>
            </w:r>
            <w:r>
              <w:rPr>
                <w:i w:val="1"/>
                <w:iCs w:val="1"/>
                <w:outline w:val="0"/>
                <w:color w:val="444444"/>
                <w:sz w:val="18"/>
                <w:szCs w:val="18"/>
                <w:u w:color="444444"/>
                <w:shd w:val="nil" w:color="auto" w:fill="auto"/>
                <w:rtl w:val="0"/>
                <w:lang w:val="en-US"/>
                <w14:textFill>
                  <w14:solidFill>
                    <w14:srgbClr w14:val="444444"/>
                  </w14:solidFill>
                </w14:textFill>
              </w:rPr>
              <w:t xml:space="preserve">— </w:t>
            </w:r>
            <w:r>
              <w:rPr>
                <w:i w:val="1"/>
                <w:iCs w:val="1"/>
                <w:outline w:val="0"/>
                <w:color w:val="444444"/>
                <w:sz w:val="18"/>
                <w:szCs w:val="18"/>
                <w:u w:color="444444"/>
                <w:shd w:val="nil" w:color="auto" w:fill="auto"/>
                <w:rtl w:val="0"/>
                <w:lang w:val="en-US"/>
                <w14:textFill>
                  <w14:solidFill>
                    <w14:srgbClr w14:val="444444"/>
                  </w14:solidFill>
                </w14:textFill>
              </w:rPr>
              <w:t>silently missing rows that appear correct in aggregate. Thresholds are slightly lower than correctness because partial completeness is more detectable by users, but medium and high-risk thresholds remain strict because missing rows in credit or compliance queries can directly mislead decisions. Per Databricks best practices, result-set completeness failures typically indicate missing join definitions in the knowledge store or incorrect filter logic in example SQL.</w:t>
            </w:r>
          </w:p>
        </w:tc>
      </w:tr>
      <w:tr>
        <w:tblPrEx>
          <w:shd w:val="clear" w:color="auto" w:fill="cad1d7"/>
        </w:tblPrEx>
        <w:trPr>
          <w:trHeight w:val="44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Data Value Accuracy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75% score 3+ </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85% score 4+ </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90% score 4+ </w:t>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Data value accuracy measures whether the numbers Genie returns are correct.</w:t>
            </w:r>
          </w:p>
        </w:tc>
      </w:tr>
      <w:tr>
        <w:tblPrEx>
          <w:shd w:val="clear" w:color="auto" w:fill="cad1d7"/>
        </w:tblPrEx>
        <w:trPr>
          <w:trHeight w:val="88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Policy &amp; Compliance (pass/fail gate)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Zero FAIL responses. Single FAIL = hard disqualifier.</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Zero FAIL responses. Single FAIL = hard disqualifier.</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Zero FAIL responses. Single FAIL = hard disqualifier.</w:t>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BENCHMARK. ISACA AI Risk Tolerance Framework (2024) and ValidMind Risk Tiering (2026) both establish that compliance violations are categorically non-negotiable and cannot be averaged against other metrics.</w:t>
            </w:r>
          </w:p>
        </w:tc>
      </w:tr>
      <w:tr>
        <w:tblPrEx>
          <w:shd w:val="clear" w:color="auto" w:fill="cad1d7"/>
        </w:tblPrEx>
        <w:trPr>
          <w:trHeight w:val="88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Appropriate Refusal / Boundary Handling (pass/fail gate)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BENCHMARK</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Zero FAIL responses. Single FAIL = hard disqualifier.</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Zero FAIL responses. Single FAIL = hard disqualifier.</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shd w:val="nil" w:color="auto" w:fill="auto"/>
                <w:rtl w:val="0"/>
                <w:lang w:val="en-US"/>
              </w:rPr>
              <w:t>Zero FAIL responses. Single FAIL = hard disqualifier.</w:t>
            </w:r>
          </w:p>
        </w:tc>
      </w:tr>
      <w:tr>
        <w:tblPrEx>
          <w:shd w:val="clear" w:color="auto" w:fill="cad1d7"/>
        </w:tblPrEx>
        <w:trPr>
          <w:trHeight w:val="770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Body"/>
              <w:spacing w:before="40" w:after="40"/>
            </w:pPr>
            <w:r>
              <w:rPr>
                <w:shd w:val="nil" w:color="auto" w:fill="auto"/>
                <w:rtl w:val="0"/>
                <w:lang w:val="en-US"/>
              </w:rPr>
              <w:t xml:space="preserve">BASIS NOTE: BENCHMARK. ISACA (2024) establishes that boundary violations are non-negotiable regardless of other scores. Layer 1 confirms Genie did not produce SQL output for out-of-scope questions (completeness check). Layer 2 SME review evaluates the quality of refusal responses </w:t>
            </w:r>
            <w:r>
              <w:rPr>
                <w:shd w:val="nil" w:color="auto" w:fill="auto"/>
                <w:rtl w:val="0"/>
                <w:lang w:val="en-US"/>
              </w:rPr>
              <w:t xml:space="preserve">— </w:t>
            </w:r>
            <w:r>
              <w:rPr>
                <w:shd w:val="nil" w:color="auto" w:fill="auto"/>
                <w:rtl w:val="0"/>
                <w:lang w:val="en-US"/>
              </w:rPr>
              <w:t>whether they are clearly worded, appropriately scoped, and helpful to the user. A space that halluccinates answers to out-of-scope questions, or that declines scope in an unclear or unhelpful way, creates compliance and user trust exposure that cannot be offset by high scores on in-scope dimensions.</w:t>
            </w:r>
          </w:p>
        </w:tc>
        <w:tc>
          <w:tcPr>
            <w:tcW w:type="dxa" w:w="7418"/>
            <w:gridSpan w:val="4"/>
            <w:tcBorders>
              <w:top w:val="single" w:color="cccccc" w:sz="4" w:space="0" w:shadow="0" w:frame="0"/>
              <w:left w:val="single" w:color="cccccc"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spacing w:before="60" w:after="60"/>
        <w:rPr>
          <w:outline w:val="0"/>
          <w:color w:val="000000"/>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A.4  Layer 3 Thresholds by Risk Tier</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These thresholds apply to the end-user experience dimensions. Each threshold is the percentage of tester interactions that must reach a minimum score (1-5 scale).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46"/>
        <w:gridCol w:w="1558"/>
        <w:gridCol w:w="1729"/>
        <w:gridCol w:w="1993"/>
        <w:gridCol w:w="2134"/>
      </w:tblGrid>
      <w:tr>
        <w:tblPrEx>
          <w:shd w:val="clear" w:color="auto" w:fill="156082"/>
        </w:tblPrEx>
        <w:trPr>
          <w:trHeight w:val="223" w:hRule="atLeast"/>
          <w:tblHeader/>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Basis</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Low Risk</w:t>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Medium Risk</w:t>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High Risk</w:t>
            </w:r>
          </w:p>
        </w:tc>
      </w:tr>
      <w:tr>
        <w:tblPrEx>
          <w:shd w:val="clear" w:color="auto" w:fill="cad1d7"/>
        </w:tblPrEx>
        <w:trPr>
          <w:trHeight w:val="542"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Task Completion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75% score 3+</w:t>
            </w:r>
            <w:r>
              <w:rPr>
                <w:outline w:val="0"/>
                <w:color w:val="000000"/>
                <w:sz w:val="24"/>
                <w:szCs w:val="24"/>
                <w:u w:color="000000"/>
                <w:shd w:val="nil" w:color="auto" w:fill="auto"/>
                <w14:textFill>
                  <w14:solidFill>
                    <w14:srgbClr w14:val="000000"/>
                  </w14:solidFill>
                </w14:textFill>
              </w:rPr>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score 4+</w:t>
            </w:r>
            <w:r>
              <w:rPr>
                <w:outline w:val="0"/>
                <w:color w:val="000000"/>
                <w:sz w:val="24"/>
                <w:szCs w:val="24"/>
                <w:u w:color="000000"/>
                <w:shd w:val="nil" w:color="auto" w:fill="auto"/>
                <w14:textFill>
                  <w14:solidFill>
                    <w14:srgbClr w14:val="000000"/>
                  </w14:solidFill>
                </w14:textFill>
              </w:rPr>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90% score 4+</w:t>
            </w:r>
            <w:r>
              <w:rPr>
                <w:outline w:val="0"/>
                <w:color w:val="000000"/>
                <w:sz w:val="24"/>
                <w:szCs w:val="24"/>
                <w:u w:color="000000"/>
                <w:shd w:val="nil" w:color="auto" w:fill="auto"/>
                <w14:textFill>
                  <w14:solidFill>
                    <w14:srgbClr w14:val="000000"/>
                  </w14:solidFill>
                </w14:textFill>
              </w:rPr>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BENCHMARK. Gartner (2025) reports general enterprise chatbot task completion targets of 75</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85%, with high-stakes implementations targeting 85</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95%. Thresholds adapted directly from those benchmarks..</w:t>
            </w:r>
          </w:p>
        </w:tc>
      </w:tr>
      <w:tr>
        <w:tblPrEx>
          <w:shd w:val="clear" w:color="auto" w:fill="cad1d7"/>
        </w:tblPrEx>
        <w:trPr>
          <w:trHeight w:val="542"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Result Usefulness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70% score 3+</w:t>
            </w:r>
            <w:r>
              <w:rPr>
                <w:outline w:val="0"/>
                <w:color w:val="000000"/>
                <w:sz w:val="24"/>
                <w:szCs w:val="24"/>
                <w:u w:color="000000"/>
                <w:shd w:val="nil" w:color="auto" w:fill="auto"/>
                <w14:textFill>
                  <w14:solidFill>
                    <w14:srgbClr w14:val="000000"/>
                  </w14:solidFill>
                </w14:textFill>
              </w:rPr>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80% score 4+</w:t>
            </w:r>
            <w:r>
              <w:rPr>
                <w:outline w:val="0"/>
                <w:color w:val="000000"/>
                <w:sz w:val="24"/>
                <w:szCs w:val="24"/>
                <w:u w:color="000000"/>
                <w:shd w:val="nil" w:color="auto" w:fill="auto"/>
                <w14:textFill>
                  <w14:solidFill>
                    <w14:srgbClr w14:val="000000"/>
                  </w14:solidFill>
                </w14:textFill>
              </w:rPr>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score 4+</w:t>
            </w:r>
            <w:r>
              <w:rPr>
                <w:outline w:val="0"/>
                <w:color w:val="000000"/>
                <w:sz w:val="24"/>
                <w:szCs w:val="24"/>
                <w:u w:color="000000"/>
                <w:shd w:val="nil" w:color="auto" w:fill="auto"/>
                <w14:textFill>
                  <w14:solidFill>
                    <w14:srgbClr w14:val="000000"/>
                  </w14:solidFill>
                </w14:textFill>
              </w:rPr>
            </w:r>
          </w:p>
        </w:tc>
      </w:tr>
      <w:tr>
        <w:tblPrEx>
          <w:shd w:val="clear" w:color="auto" w:fill="cad1d7"/>
        </w:tblPrEx>
        <w:trPr>
          <w:trHeight w:val="2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No published benchmark for result usefulness ratings specifically.</w:t>
            </w:r>
          </w:p>
        </w:tc>
      </w:tr>
      <w:tr>
        <w:tblPrEx>
          <w:shd w:val="clear" w:color="auto" w:fill="cad1d7"/>
        </w:tblPrEx>
        <w:trPr>
          <w:trHeight w:val="542"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Clarity &amp; Interpretability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75% score 3+</w:t>
            </w:r>
            <w:r>
              <w:rPr>
                <w:outline w:val="0"/>
                <w:color w:val="000000"/>
                <w:sz w:val="24"/>
                <w:szCs w:val="24"/>
                <w:u w:color="000000"/>
                <w:shd w:val="nil" w:color="auto" w:fill="auto"/>
                <w14:textFill>
                  <w14:solidFill>
                    <w14:srgbClr w14:val="000000"/>
                  </w14:solidFill>
                </w14:textFill>
              </w:rPr>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80% score 3+</w:t>
            </w:r>
            <w:r>
              <w:rPr>
                <w:outline w:val="0"/>
                <w:color w:val="000000"/>
                <w:sz w:val="24"/>
                <w:szCs w:val="24"/>
                <w:u w:color="000000"/>
                <w:shd w:val="nil" w:color="auto" w:fill="auto"/>
                <w14:textFill>
                  <w14:solidFill>
                    <w14:srgbClr w14:val="000000"/>
                  </w14:solidFill>
                </w14:textFill>
              </w:rPr>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score 4+</w:t>
            </w:r>
            <w:r>
              <w:rPr>
                <w:outline w:val="0"/>
                <w:color w:val="000000"/>
                <w:sz w:val="24"/>
                <w:szCs w:val="24"/>
                <w:u w:color="000000"/>
                <w:shd w:val="nil" w:color="auto" w:fill="auto"/>
                <w14:textFill>
                  <w14:solidFill>
                    <w14:srgbClr w14:val="000000"/>
                  </w14:solidFill>
                </w14:textFill>
              </w:rPr>
            </w:r>
          </w:p>
        </w:tc>
      </w:tr>
      <w:tr>
        <w:tblPrEx>
          <w:shd w:val="clear" w:color="auto" w:fill="cad1d7"/>
        </w:tblPrEx>
        <w:trPr>
          <w:trHeight w:val="8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 xml:space="preserve">BASIS NOTE: INTERNAL STANDARD. Clarity failures in NL2SQL are distinct from accuracy failures </w:t>
            </w:r>
            <w:r>
              <w:rPr>
                <w:i w:val="1"/>
                <w:iCs w:val="1"/>
                <w:outline w:val="0"/>
                <w:color w:val="444444"/>
                <w:sz w:val="18"/>
                <w:szCs w:val="18"/>
                <w:u w:color="444444"/>
                <w:shd w:val="nil" w:color="auto" w:fill="auto"/>
                <w:rtl w:val="0"/>
                <w:lang w:val="en-US"/>
                <w14:textFill>
                  <w14:solidFill>
                    <w14:srgbClr w14:val="444444"/>
                  </w14:solidFill>
                </w14:textFill>
              </w:rPr>
              <w:t xml:space="preserve">— </w:t>
            </w:r>
            <w:r>
              <w:rPr>
                <w:i w:val="1"/>
                <w:iCs w:val="1"/>
                <w:outline w:val="0"/>
                <w:color w:val="444444"/>
                <w:sz w:val="18"/>
                <w:szCs w:val="18"/>
                <w:u w:color="444444"/>
                <w:shd w:val="nil" w:color="auto" w:fill="auto"/>
                <w:rtl w:val="0"/>
                <w:lang w:val="en-US"/>
                <w14:textFill>
                  <w14:solidFill>
                    <w14:srgbClr w14:val="444444"/>
                  </w14:solidFill>
                </w14:textFill>
              </w:rPr>
              <w:t>a technically correct result set may be incomprehensible to a non-technical user. Clarity issues are typically addressable through metadata improvements: better column descriptions, cleaner view naming, and synonym additions in the Genie Space knowledge store.</w:t>
            </w:r>
          </w:p>
        </w:tc>
      </w:tr>
      <w:tr>
        <w:tblPrEx>
          <w:shd w:val="clear" w:color="auto" w:fill="cad1d7"/>
        </w:tblPrEx>
        <w:trPr>
          <w:trHeight w:val="1363"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commentReference w:id="3"/>
            </w:r>
            <w:r>
              <w:rPr>
                <w:outline w:val="0"/>
                <w:color w:val="000000"/>
                <w:sz w:val="20"/>
                <w:szCs w:val="20"/>
                <w:u w:color="000000"/>
                <w:shd w:val="nil" w:color="auto" w:fill="auto"/>
                <w:rtl w:val="0"/>
                <w:lang w:val="en-US"/>
                <w14:textFill>
                  <w14:solidFill>
                    <w14:srgbClr w14:val="000000"/>
                  </w14:solidFill>
                </w14:textFill>
              </w:rPr>
              <w:t>Tester task completion rate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completed all tasks</w:t>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90% completed all tasks</w:t>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95% completed all tasks</w:t>
            </w: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 xml:space="preserve">If below threshold: pilot data is invalid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repeat with new tester group.</w:t>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If the tester completion rate falls below threshold, the Layer 3 data is insufficient to produce reliable aggregated scores and must be treated as invalid.</w:t>
            </w:r>
          </w:p>
        </w:tc>
      </w:tr>
    </w:tbl>
    <w:p>
      <w:pPr>
        <w:pStyle w:val="Body"/>
        <w:widowControl w:val="0"/>
        <w:spacing w:before="60" w:after="60"/>
        <w:rPr>
          <w:outline w:val="0"/>
          <w:color w:val="000000"/>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A.5  Behavioral Anchors: 1</w:t>
      </w:r>
      <w:r>
        <w:rPr>
          <w:b w:val="1"/>
          <w:bCs w:val="1"/>
          <w:outline w:val="0"/>
          <w:color w:val="2e74b5"/>
          <w:sz w:val="28"/>
          <w:szCs w:val="28"/>
          <w:u w:color="2e74b5"/>
          <w:rtl w:val="0"/>
          <w14:textFill>
            <w14:solidFill>
              <w14:srgbClr w14:val="2E74B5"/>
            </w14:solidFill>
          </w14:textFill>
        </w:rPr>
        <w:t>–</w:t>
      </w:r>
      <w:r>
        <w:rPr>
          <w:b w:val="1"/>
          <w:bCs w:val="1"/>
          <w:outline w:val="0"/>
          <w:color w:val="2e74b5"/>
          <w:sz w:val="28"/>
          <w:szCs w:val="28"/>
          <w:u w:color="2e74b5"/>
          <w:rtl w:val="0"/>
          <w:lang w:val="en-US"/>
          <w14:textFill>
            <w14:solidFill>
              <w14:srgbClr w14:val="2E74B5"/>
            </w14:solidFill>
          </w14:textFill>
        </w:rPr>
        <w:t>5 Scale Definitions</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Each score point is anchored to a specific observable behavior. Reviewers must be provided this card before scoring. Scoring from memory is not permitted.</w:t>
      </w: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2 Anchors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SME Review:</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2720"/>
        <w:gridCol w:w="2720"/>
        <w:gridCol w:w="2720"/>
      </w:tblGrid>
      <w:tr>
        <w:tblPrEx>
          <w:shd w:val="clear" w:color="auto" w:fill="156082"/>
        </w:tblPrEx>
        <w:trPr>
          <w:trHeight w:val="223" w:hRule="atLeast"/>
          <w:tblHeader/>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Score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Correctness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Result-Set Completeness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Data Value Accuracy</w:t>
            </w:r>
          </w:p>
        </w:tc>
      </w:tr>
      <w:tr>
        <w:tblPrEx>
          <w:shd w:val="clear" w:color="auto" w:fill="cad1d7"/>
        </w:tblPrEx>
        <w:trPr>
          <w:trHeight w:val="110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5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Excellent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Response is logically correct in every respect.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All expected rows are present. No unexpected rows. The result set is exactly what the question called for.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All values are correct. Matches reference data exactly with no discrepancies.</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4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Good</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Response is logically correct with one minor issue that does not affect the result.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All key rows are present. One or two minor rows may be missing but the business conclusion is correct.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Values are correct with one minor discrepancy that does not change the business conclusion.</w:t>
            </w:r>
          </w:p>
        </w:tc>
      </w:tr>
      <w:tr>
        <w:tblPrEx>
          <w:shd w:val="clear" w:color="auto" w:fill="cad1d7"/>
        </w:tblPrEx>
        <w:trPr>
          <w:trHeight w:val="154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3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Partial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Response has a meaningful error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 xml:space="preserve">missing filter, wrong aggregation, or join condition that could produce incorrect results in edge cases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but the main intent is recognizable.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set captures the main answer but is missing a meaningful subset of rows. A user relying on it would need to investigate further.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One or more values are noticeably incorrect but the overall result is directionally useful.</w:t>
            </w:r>
          </w:p>
        </w:tc>
      </w:tr>
      <w:tr>
        <w:tblPrEx>
          <w:shd w:val="clear" w:color="auto" w:fill="cad1d7"/>
        </w:tblPrEx>
        <w:trPr>
          <w:trHeight w:val="110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2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Poor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 addresses a related but different question or has a fundamental error that would produce wrong results.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set is substantially incomplete or contaminated. A user acting on it would likely reach a wrong conclusion.</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Multiple values are wrong. The result cannot be used without significant correction.</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1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Fail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 answers a completely different question or produced no results or dangerous results.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The result set is entirely wrong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wrong rows, wrong counts, or empty when data should exist.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Values are entirely wrong or absent. The result would actively mislead anyone using it.</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Body"/>
      </w:pPr>
      <w:ins w:id="4" w:date="2026-06-04T00:00:00Z" w:author="Claude">
        <w:r>
          <w:rPr>
            <w:b w:val="1"/>
            <w:bCs w:val="1"/>
            <w:rtl w:val="0"/>
            <w:lang w:val="en-US"/>
          </w:rPr>
          <w:t xml:space="preserve">Layer 2 Anchors </w:t>
        </w:r>
      </w:ins>
      <w:ins w:id="5" w:date="2026-06-04T00:00:00Z" w:author="Claude">
        <w:r>
          <w:rPr>
            <w:b w:val="1"/>
            <w:bCs w:val="1"/>
            <w:rtl w:val="0"/>
            <w:lang w:val="en-US"/>
          </w:rPr>
          <w:t xml:space="preserve">— </w:t>
        </w:r>
      </w:ins>
      <w:ins w:id="6" w:date="2026-06-04T00:00:00Z" w:author="Claude">
        <w:r>
          <w:rPr>
            <w:b w:val="1"/>
            <w:bCs w:val="1"/>
            <w:rtl w:val="0"/>
            <w:lang w:val="en-US"/>
          </w:rPr>
          <w:t>Appropriate Refusal / Boundary Handling (Pass/Fail):</w:t>
        </w:r>
      </w:ins>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156082"/>
        </w:tblPrEx>
        <w:trPr>
          <w:trHeight w:val="223" w:hRule="atLeast"/>
          <w:tblHeader/>
        </w:trPr>
        <w:tc>
          <w:tcPr>
            <w:tcW w:type="dxa" w:w="1200"/>
            <w:tcBorders>
              <w:top w:val="single" w:color="000000" w:sz="4" w:space="0" w:shadow="0" w:frame="0"/>
              <w:left w:val="single" w:color="000000" w:sz="4" w:space="0" w:shadow="0" w:frame="0"/>
              <w:bottom w:val="single" w:color="cccccc" w:sz="4" w:space="0" w:shadow="0" w:frame="0"/>
              <w:right w:val="single" w:color="cccccc"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Result</w:t>
            </w:r>
          </w:p>
        </w:tc>
        <w:tc>
          <w:tcPr>
            <w:tcW w:type="dxa" w:w="8160"/>
            <w:tcBorders>
              <w:top w:val="single" w:color="000000" w:sz="4" w:space="0" w:shadow="0" w:frame="0"/>
              <w:left w:val="single" w:color="cccccc" w:sz="4" w:space="0" w:shadow="0" w:frame="0"/>
              <w:bottom w:val="single" w:color="cccccc" w:sz="4" w:space="0" w:shadow="0" w:frame="0"/>
              <w:right w:val="single" w:color="000000"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Observable Behavior</w:t>
            </w:r>
          </w:p>
        </w:tc>
      </w:tr>
      <w:tr>
        <w:tblPrEx>
          <w:shd w:val="clear" w:color="auto" w:fill="cad1d7"/>
        </w:tblPrEx>
        <w:trPr>
          <w:trHeight w:val="883" w:hRule="atLeast"/>
        </w:trPr>
        <w:tc>
          <w:tcPr>
            <w:tcW w:type="dxa" w:w="1200"/>
            <w:tcBorders>
              <w:top w:val="single" w:color="cccccc" w:sz="4" w:space="0" w:shadow="0" w:frame="0"/>
              <w:left w:val="single" w:color="000000"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PASS</w:t>
            </w:r>
          </w:p>
        </w:tc>
        <w:tc>
          <w:tcPr>
            <w:tcW w:type="dxa" w:w="8160"/>
            <w:tcBorders>
              <w:top w:val="single" w:color="cccccc" w:sz="4" w:space="0" w:shadow="0" w:frame="0"/>
              <w:left w:val="single" w:color="cccccc" w:sz="4" w:space="0" w:shadow="0" w:frame="0"/>
              <w:bottom w:val="single" w:color="cccccc"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Genie clearly declines the question, states it is outside the scope of the space, and where possible guides the user toward what the space can answer. The refusal is unambiguous </w:t>
            </w:r>
            <w:r>
              <w:rPr>
                <w:shd w:val="nil" w:color="auto" w:fill="auto"/>
                <w:rtl w:val="0"/>
                <w:lang w:val="en-US"/>
              </w:rPr>
              <w:t xml:space="preserve">— </w:t>
            </w:r>
            <w:r>
              <w:rPr>
                <w:shd w:val="nil" w:color="auto" w:fill="auto"/>
                <w:rtl w:val="0"/>
                <w:lang w:val="en-US"/>
              </w:rPr>
              <w:t>no partial SQL results are returned. For boundary/clarification queries, Genie asks a focused clarifying question before proceeding.</w:t>
            </w:r>
          </w:p>
        </w:tc>
      </w:tr>
      <w:tr>
        <w:tblPrEx>
          <w:shd w:val="clear" w:color="auto" w:fill="cad1d7"/>
        </w:tblPrEx>
        <w:trPr>
          <w:trHeight w:val="1103" w:hRule="atLeast"/>
        </w:trPr>
        <w:tc>
          <w:tcPr>
            <w:tcW w:type="dxa" w:w="1200"/>
            <w:tcBorders>
              <w:top w:val="single" w:color="cccccc" w:sz="4" w:space="0" w:shadow="0" w:frame="0"/>
              <w:left w:val="single" w:color="000000" w:sz="4" w:space="0" w:shadow="0" w:frame="0"/>
              <w:bottom w:val="single" w:color="000000"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FAIL</w:t>
            </w:r>
          </w:p>
        </w:tc>
        <w:tc>
          <w:tcPr>
            <w:tcW w:type="dxa" w:w="8160"/>
            <w:tcBorders>
              <w:top w:val="single" w:color="cccccc" w:sz="4" w:space="0" w:shadow="0" w:frame="0"/>
              <w:left w:val="single" w:color="cccccc"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Any of the following: (1) Genie answers an out-of-scope question, even with caveats; (2) Genie returns partial SQL results for a question it should decline; (3) Genie declines but the response is so unclear or confusing that a user would not understand why or what to do instead; (4) Genie fails to ask for clarification on a genuinely ambiguous boundary question. A single FAIL on any out-of-scope question is a hard disqualifier.</w:t>
            </w:r>
          </w:p>
        </w:tc>
      </w:tr>
    </w:tbl>
    <w:p>
      <w:pPr>
        <w:pStyle w:val="Body"/>
        <w:widowControl w:val="0"/>
      </w:pP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3 Anchors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Business User Pilot: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2720"/>
        <w:gridCol w:w="2720"/>
        <w:gridCol w:w="2720"/>
      </w:tblGrid>
      <w:tr>
        <w:tblPrEx>
          <w:shd w:val="clear" w:color="auto" w:fill="156082"/>
        </w:tblPrEx>
        <w:trPr>
          <w:trHeight w:val="223" w:hRule="atLeast"/>
          <w:tblHeader/>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Score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Task Completion</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Result Usefulness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Clarity &amp; Interpretability</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5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Excellent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answered my exact question completely. I did not need to rephrase or follow up.</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would use this result as-is, with no changes.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immediately clear. I knew exactly what the numbers or data meant.</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4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Good</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answered the main question. One minor element was missing but the core answer is there.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would use this with minor edits or one quick change, but I am confident in the substance.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mostly clear. I needed to think for a moment but understood it.</w:t>
            </w:r>
          </w:p>
        </w:tc>
      </w:tr>
      <w:tr>
        <w:tblPrEx>
          <w:shd w:val="clear" w:color="auto" w:fill="cad1d7"/>
        </w:tblPrEx>
        <w:trPr>
          <w:trHeight w:val="110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3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Partial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gave me a partial answer. I got useful information but would need to follow up to complete my task.</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could use this as a starting point but would want to do some limited additional work before acting.</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somewhat confusing. I understood parts but not all of it.</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2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Poor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answered a related but different question, or the core answer I needed was absent.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would not use this without significant additional work.</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mostly confusing. I struggled to understand what it was showing.</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1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Fail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did not answer my question at all, or returned results that make no sense for what I asked.</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I would not use this in any form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it is actively misleading.</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could not understand the result at all.</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A.6  Layer 2 and Layer 3 Dimension Priority</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priorities below communicate the relative consequence of each failure mode and guide where to focus root-cause analysis and remediation when a space fails a threshold.</w:t>
      </w:r>
    </w:p>
    <w:p>
      <w:pPr>
        <w:pStyle w:val="Body"/>
        <w:spacing w:before="60" w:after="60"/>
        <w:rPr>
          <w:outline w:val="0"/>
          <w:color w:val="000000"/>
          <w:u w:color="000000"/>
          <w14:textFill>
            <w14:solidFill>
              <w14:srgbClr w14:val="000000"/>
            </w14:solidFill>
          </w14:textFill>
        </w:rPr>
      </w:pP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2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SME Review Dimension Priority: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25"/>
        <w:gridCol w:w="2191"/>
        <w:gridCol w:w="1237"/>
        <w:gridCol w:w="5207"/>
      </w:tblGrid>
      <w:tr>
        <w:tblPrEx>
          <w:shd w:val="clear" w:color="auto" w:fill="156082"/>
        </w:tblPrEx>
        <w:trPr>
          <w:trHeight w:val="223" w:hRule="atLeast"/>
          <w:tblHeader/>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Area</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Why this priority</w:t>
            </w:r>
          </w:p>
        </w:tc>
      </w:tr>
      <w:tr>
        <w:tblPrEx>
          <w:shd w:val="clear" w:color="auto" w:fill="cad1d7"/>
        </w:tblPrEx>
        <w:trPr>
          <w:trHeight w:val="110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Correctness</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Primary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Incorrectly generated SQL responses are the defining NL2SQL failure mode. Errors from wrong joins, missing filters, or incorrect aggregations directly produce wrong result sets. This is the first dimension to investigate when a space fails Layer 2.</w:t>
            </w:r>
          </w:p>
        </w:tc>
      </w:tr>
      <w:tr>
        <w:tblPrEx>
          <w:shd w:val="clear" w:color="auto" w:fill="cad1d7"/>
        </w:tblPrEx>
        <w:trPr>
          <w:trHeight w:val="88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Result-Set Completeness</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Secondary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Silently missing rows are the second most consequential NL2SQL failure. A result set that appears correct in aggregate but omits key rows can directly mislead without any visible signal to the user.</w:t>
            </w:r>
          </w:p>
        </w:tc>
      </w:tr>
      <w:tr>
        <w:tblPrEx>
          <w:shd w:val="clear" w:color="auto" w:fill="cad1d7"/>
        </w:tblPrEx>
        <w:trPr>
          <w:trHeight w:val="88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Data Value Accuracy</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Tertiary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Measures whether the numbers and values in the result set are correct. High consequence for use cases where a value error may not be detectable without cross-referencing a known source.</w:t>
            </w:r>
          </w:p>
        </w:tc>
      </w:tr>
      <w:tr>
        <w:tblPrEx>
          <w:shd w:val="clear" w:color="auto" w:fill="cad1d7"/>
        </w:tblPrEx>
        <w:trPr>
          <w:trHeight w:val="66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EF</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Policy &amp; Compliance</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Pass/fail gate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not ranked</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Not scored on the 1</w:t>
            </w: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5 scale. A single FAIL disqualifies the space regardless of all other dimension results. Must be corrected to continue.</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3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Business User Pilot Dimension Priority: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25"/>
        <w:gridCol w:w="2190"/>
        <w:gridCol w:w="1237"/>
        <w:gridCol w:w="5208"/>
      </w:tblGrid>
      <w:tr>
        <w:tblPrEx>
          <w:shd w:val="clear" w:color="auto" w:fill="156082"/>
        </w:tblPrEx>
        <w:trPr>
          <w:trHeight w:val="223" w:hRule="atLeast"/>
          <w:tblHeader/>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Area</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Why this priority</w:t>
            </w:r>
          </w:p>
        </w:tc>
      </w:tr>
      <w:tr>
        <w:tblPrEx>
          <w:shd w:val="clear" w:color="auto" w:fill="cad1d7"/>
        </w:tblPrEx>
        <w:trPr>
          <w:trHeight w:val="110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Task Completion</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Primary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Directly measures whether Genie answered the user</w:t>
            </w: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s actual question. The core purpose of Layer 3 is to confirm end-user utility (positive user experience). If task completion fails its threshold, the space is not ready for deployment regardless of other dimension results.</w:t>
            </w:r>
          </w:p>
        </w:tc>
      </w:tr>
      <w:tr>
        <w:tblPrEx>
          <w:shd w:val="clear" w:color="auto" w:fill="cad1d7"/>
        </w:tblPrEx>
        <w:trPr>
          <w:trHeight w:val="88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 Usefulness</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Secondary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Whether the user would act on the result at work. A technically correct result set that the user would not use still fails the end user. Focus remediation here if task completion passes but usefulness fails.</w:t>
            </w:r>
          </w:p>
        </w:tc>
      </w:tr>
      <w:tr>
        <w:tblPrEx>
          <w:shd w:val="clear" w:color="auto" w:fill="cad1d7"/>
        </w:tblPrEx>
        <w:trPr>
          <w:trHeight w:val="154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Clarity &amp; Interpretability</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Tertiary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Whether the result was understandable to a non-technical user. Clarity failures are typically addressable through metadata improvements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better column descriptions, cleaner view naming, synonym additions. A clarity failure alone should not block deployment if task completion and usefulness pass their thresholds. Better user training might remediate the issue.</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Appendix B  </w:t>
            </w:r>
            <w:r>
              <w:rPr>
                <w:b w:val="1"/>
                <w:bCs w:val="1"/>
                <w:outline w:val="0"/>
                <w:color w:val="ffffff"/>
                <w:sz w:val="28"/>
                <w:szCs w:val="28"/>
                <w:u w:color="ffffff"/>
                <w:shd w:val="nil" w:color="auto" w:fill="auto"/>
                <w:rtl w:val="0"/>
                <w:lang w:val="en-US"/>
                <w14:textFill>
                  <w14:solidFill>
                    <w14:srgbClr w14:val="FFFFFF"/>
                  </w14:solidFill>
                </w14:textFill>
              </w:rPr>
              <w:t>Worked Examples</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Examples showing how Layer 2 and Layer 3 evaluation scoring works in practice </w:t>
            </w:r>
          </w:p>
        </w:tc>
      </w:tr>
    </w:tbl>
    <w:p>
      <w:pPr>
        <w:pStyle w:val="Body"/>
        <w:widowControl w:val="0"/>
      </w:pPr>
    </w:p>
    <w:p>
      <w:pPr>
        <w:pStyle w:val="Body"/>
        <w:spacing w:before="80"/>
      </w:pPr>
    </w:p>
    <w:p>
      <w:pPr>
        <w:pStyle w:val="Body"/>
        <w:spacing w:after="80"/>
      </w:pPr>
      <w:r>
        <w:rPr>
          <w:rStyle w:val="eop"/>
          <w:rtl w:val="0"/>
          <w:lang w:val="en-US"/>
        </w:rPr>
        <w:t>Below are</w:t>
      </w:r>
      <w:r>
        <w:rPr>
          <w:outline w:val="0"/>
          <w:color w:val="000000"/>
          <w:u w:color="000000"/>
          <w:rtl w:val="0"/>
          <w:lang w:val="en-US"/>
          <w14:textFill>
            <w14:solidFill>
              <w14:srgbClr w14:val="000000"/>
            </w14:solidFill>
          </w14:textFill>
        </w:rPr>
        <w:t xml:space="preserve"> two examples showing how Layer 2 and Layer 3 evaluation scoring works in practice. Both examples use a notional Medium risk Genie Space that answers questions about loan portfolios, credit concentrations, and borrower segment summaries.</w:t>
      </w:r>
    </w:p>
    <w:p>
      <w:pPr>
        <w:pStyle w:val="Body"/>
        <w:spacing w:before="60" w:after="60"/>
      </w:pPr>
      <w:r>
        <w:rPr>
          <w:b w:val="1"/>
          <w:bCs w:val="1"/>
          <w:outline w:val="0"/>
          <w:color w:val="000000"/>
          <w:u w:color="000000"/>
          <w:rtl w:val="0"/>
          <w:lang w:val="en-US"/>
          <w14:textFill>
            <w14:solidFill>
              <w14:srgbClr w14:val="000000"/>
            </w14:solidFill>
          </w14:textFill>
        </w:rPr>
        <w:t xml:space="preserve">Example 1 </w:t>
      </w:r>
      <w:r>
        <w:rPr>
          <w:outline w:val="0"/>
          <w:color w:val="000000"/>
          <w:u w:color="000000"/>
          <w:rtl w:val="0"/>
          <w:lang w:val="en-US"/>
          <w14:textFill>
            <w14:solidFill>
              <w14:srgbClr w14:val="000000"/>
            </w14:solidFill>
          </w14:textFill>
        </w:rPr>
        <w:t>shows a space that fails at Layer 2 and does not proceed to Layer 3.</w:t>
      </w:r>
    </w:p>
    <w:p>
      <w:pPr>
        <w:pStyle w:val="Body"/>
        <w:spacing w:before="60" w:after="60"/>
      </w:pPr>
      <w:r>
        <w:rPr>
          <w:b w:val="1"/>
          <w:bCs w:val="1"/>
          <w:outline w:val="0"/>
          <w:color w:val="000000"/>
          <w:u w:color="000000"/>
          <w:rtl w:val="0"/>
          <w:lang w:val="en-US"/>
          <w14:textFill>
            <w14:solidFill>
              <w14:srgbClr w14:val="000000"/>
            </w14:solidFill>
          </w14:textFill>
        </w:rPr>
        <w:t xml:space="preserve">Example 2 </w:t>
      </w:r>
      <w:r>
        <w:rPr>
          <w:outline w:val="0"/>
          <w:color w:val="000000"/>
          <w:u w:color="000000"/>
          <w:rtl w:val="0"/>
          <w:lang w:val="en-US"/>
          <w14:textFill>
            <w14:solidFill>
              <w14:srgbClr w14:val="000000"/>
            </w14:solidFill>
          </w14:textFill>
        </w:rPr>
        <w:t>shows a space that passes both Layer 2 and Layer 3 and proceeds to staged deployment.</w:t>
      </w:r>
    </w:p>
    <w:p>
      <w:pPr>
        <w:pStyle w:val="Body"/>
        <w:spacing w:before="60" w:after="60"/>
      </w:pPr>
      <w:r>
        <w:rPr>
          <w:i w:val="1"/>
          <w:iCs w:val="1"/>
          <w:outline w:val="0"/>
          <w:color w:val="000000"/>
          <w:u w:color="000000"/>
          <w:rtl w:val="0"/>
          <w:lang w:val="en-US"/>
          <w14:textFill>
            <w14:solidFill>
              <w14:srgbClr w14:val="000000"/>
            </w14:solidFill>
          </w14:textFill>
        </w:rPr>
        <w:t>These examples are for training purposes only. All scores, questions, and rationale are illustrative and not based on real data.</w:t>
      </w:r>
    </w:p>
    <w:p>
      <w:pPr>
        <w:pStyle w:val="Body"/>
        <w:spacing w:after="100"/>
      </w:pPr>
    </w:p>
    <w:p>
      <w:pPr>
        <w:pStyle w:val="Body"/>
        <w:spacing w:before="200" w:after="100"/>
      </w:pPr>
      <w:r>
        <w:rPr>
          <w:b w:val="1"/>
          <w:bCs w:val="1"/>
          <w:outline w:val="0"/>
          <w:color w:val="1f3864"/>
          <w:sz w:val="28"/>
          <w:szCs w:val="28"/>
          <w:u w:color="1f3864"/>
          <w:rtl w:val="0"/>
          <w:lang w:val="de-DE"/>
          <w14:textFill>
            <w14:solidFill>
              <w14:srgbClr w14:val="1F3864"/>
            </w14:solidFill>
          </w14:textFill>
        </w:rPr>
        <w:t>Medium Risk Tier Genie Space</w:t>
      </w:r>
    </w:p>
    <w:tbl>
      <w:tblPr>
        <w:tblW w:w="94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00"/>
        <w:gridCol w:w="7060"/>
      </w:tblGrid>
      <w:tr>
        <w:tblPrEx>
          <w:shd w:val="clear" w:color="auto" w:fill="156082"/>
        </w:tblPrEx>
        <w:trPr>
          <w:trHeight w:val="224" w:hRule="atLeast"/>
          <w:tblHeader/>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Parameter</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Detail</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Space name</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Credit Portfolio Assistant</w:t>
            </w:r>
          </w:p>
        </w:tc>
      </w:tr>
      <w:tr>
        <w:tblPrEx>
          <w:shd w:val="clear" w:color="auto" w:fill="cad1d7"/>
        </w:tblPrEx>
        <w:trPr>
          <w:trHeight w:val="44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Risk tier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tier justification</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Medium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outputs inform credit portfolio decisions reviewed by managers</w:t>
            </w:r>
          </w:p>
        </w:tc>
      </w:tr>
      <w:tr>
        <w:tblPrEx>
          <w:shd w:val="clear" w:color="auto" w:fill="cad1d7"/>
        </w:tblPrEx>
        <w:trPr>
          <w:trHeight w:val="44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Domain/charter summary</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Loan portfolio summary, credit concentration, borrower segment analysis</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1 benchmark set</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40 questions </w:t>
            </w:r>
          </w:p>
        </w:tc>
      </w:tr>
      <w:tr>
        <w:tblPrEx>
          <w:shd w:val="clear" w:color="auto" w:fill="cad1d7"/>
        </w:tblPrEx>
        <w:trPr>
          <w:trHeight w:val="44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2 sample</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25 question-and-result-set pairs, stratified across Good and Bad Layer 1 results</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2 reviewers</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 domain SMEs scoring independently offline</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3 testers (roles)</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business users (portfolio managers, credit officers)</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3 task list</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Ask 18 questions related to job function and space charter</w:t>
            </w:r>
          </w:p>
        </w:tc>
      </w:tr>
    </w:tbl>
    <w:p>
      <w:pPr>
        <w:pStyle w:val="Body"/>
        <w:widowControl w:val="0"/>
        <w:spacing w:before="200" w:after="100"/>
      </w:pPr>
    </w:p>
    <w:p>
      <w:pPr>
        <w:pStyle w:val="Body"/>
        <w:spacing w:after="80"/>
        <w:rPr>
          <w:rStyle w:val="eop"/>
          <w:sz w:val="22"/>
          <w:szCs w:val="22"/>
        </w:rPr>
      </w:pPr>
    </w:p>
    <w:p>
      <w:pPr>
        <w:pStyle w:val="Body"/>
        <w:spacing w:after="10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Medium Risk Thresholds applied in these examples:</w:t>
            </w:r>
          </w:p>
          <w:p>
            <w:pPr>
              <w:pStyle w:val="Body"/>
              <w:spacing w:before="40" w:after="40"/>
              <w:rPr>
                <w:shd w:val="nil" w:color="auto" w:fill="auto"/>
                <w:lang w:val="en-US"/>
              </w:rPr>
            </w:pP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 xml:space="preserve">Layer 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Business User Pilot:  Task Completion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score 4+  |  Result Usefulness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80% score 4+  |  Clarity &amp; Interpretability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3+</w:t>
            </w:r>
          </w:p>
        </w:tc>
      </w:tr>
    </w:tbl>
    <w:p>
      <w:pPr>
        <w:pStyle w:val="Body"/>
        <w:widowControl w:val="0"/>
        <w:spacing w:after="100"/>
      </w:pPr>
    </w:p>
    <w:p>
      <w:pPr>
        <w:pStyle w:val="Body"/>
        <w:spacing w:after="100"/>
        <w:rPr>
          <w:rStyle w:val="eop"/>
          <w:sz w:val="22"/>
          <w:szCs w:val="22"/>
        </w:rPr>
      </w:pPr>
    </w:p>
    <w:p>
      <w:pPr>
        <w:pStyle w:val="Body"/>
      </w:pPr>
      <w:r>
        <w:rPr>
          <w:rFonts w:ascii="Arial Unicode MS" w:cs="Arial Unicode MS" w:hAnsi="Arial Unicode MS" w:eastAsia="Arial Unicode MS"/>
          <w:b w:val="0"/>
          <w:bCs w:val="0"/>
          <w:i w:val="0"/>
          <w:iCs w:val="0"/>
          <w:sz w:val="24"/>
          <w:szCs w:val="24"/>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7b241c"/>
            <w:tcMar>
              <w:top w:type="dxa" w:w="80"/>
              <w:left w:type="dxa" w:w="80"/>
              <w:bottom w:type="dxa" w:w="80"/>
              <w:right w:type="dxa" w:w="80"/>
            </w:tcMar>
            <w:vAlign w:val="top"/>
          </w:tcPr>
          <w:p>
            <w:pPr>
              <w:pStyle w:val="Body"/>
              <w:spacing w:before="40" w:after="40"/>
              <w:rPr>
                <w:shd w:val="nil" w:color="auto" w:fill="auto"/>
              </w:rPr>
            </w:pPr>
            <w:r>
              <w:rPr>
                <w:b w:val="1"/>
                <w:bCs w:val="1"/>
                <w:outline w:val="0"/>
                <w:color w:val="ffffff"/>
                <w:sz w:val="26"/>
                <w:szCs w:val="26"/>
                <w:u w:color="ffffff"/>
                <w:shd w:val="nil" w:color="auto" w:fill="auto"/>
                <w:rtl w:val="0"/>
                <w:lang w:val="en-US"/>
                <w14:textFill>
                  <w14:solidFill>
                    <w14:srgbClr w14:val="FFFFFF"/>
                  </w14:solidFill>
                </w14:textFill>
              </w:rPr>
              <w:t xml:space="preserve">Example 1:  Credit Portfolio Space </w:t>
            </w:r>
            <w:r>
              <w:rPr>
                <w:b w:val="1"/>
                <w:bCs w:val="1"/>
                <w:outline w:val="0"/>
                <w:color w:val="ffffff"/>
                <w:sz w:val="26"/>
                <w:szCs w:val="26"/>
                <w:u w:color="ffffff"/>
                <w:shd w:val="nil" w:color="auto" w:fill="auto"/>
                <w:rtl w:val="0"/>
                <w:lang w:val="en-US"/>
                <w14:textFill>
                  <w14:solidFill>
                    <w14:srgbClr w14:val="FFFFFF"/>
                  </w14:solidFill>
                </w14:textFill>
              </w:rPr>
              <w:t xml:space="preserve">— </w:t>
            </w:r>
            <w:r>
              <w:rPr>
                <w:b w:val="1"/>
                <w:bCs w:val="1"/>
                <w:outline w:val="0"/>
                <w:color w:val="ffffff"/>
                <w:sz w:val="26"/>
                <w:szCs w:val="26"/>
                <w:u w:color="ffffff"/>
                <w:shd w:val="nil" w:color="auto" w:fill="auto"/>
                <w:rtl w:val="0"/>
                <w:lang w:val="en-US"/>
                <w14:textFill>
                  <w14:solidFill>
                    <w14:srgbClr w14:val="FFFFFF"/>
                  </w14:solidFill>
                </w14:textFill>
              </w:rPr>
              <w:t>FAILS at Layer 2</w:t>
            </w:r>
          </w:p>
          <w:p>
            <w:pPr>
              <w:pStyle w:val="Body"/>
              <w:bidi w:val="0"/>
              <w:spacing w:before="40" w:after="40"/>
              <w:ind w:left="0" w:right="0" w:firstLine="0"/>
              <w:jc w:val="left"/>
              <w:rPr>
                <w:rtl w:val="0"/>
              </w:rPr>
            </w:pPr>
            <w:r>
              <w:rPr>
                <w:i w:val="1"/>
                <w:iCs w:val="1"/>
                <w:outline w:val="0"/>
                <w:color w:val="f5c6cb"/>
                <w:u w:color="f5c6cb"/>
                <w:shd w:val="nil" w:color="auto" w:fill="auto"/>
                <w:rtl w:val="0"/>
                <w:lang w:val="en-US"/>
                <w14:textFill>
                  <w14:solidFill>
                    <w14:srgbClr w14:val="F5C6CB"/>
                  </w14:solidFill>
                </w14:textFill>
              </w:rPr>
              <w:t>Space does not proceed to Layer 3</w:t>
            </w:r>
          </w:p>
        </w:tc>
      </w:tr>
    </w:tbl>
    <w:p>
      <w:pPr>
        <w:pStyle w:val="Body"/>
        <w:widowControl w:val="0"/>
        <w:rPr>
          <w:rFonts w:ascii="Times New Roman" w:cs="Times New Roman" w:hAnsi="Times New Roman" w:eastAsia="Times New Roman"/>
          <w:sz w:val="24"/>
          <w:szCs w:val="24"/>
        </w:rPr>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1 Result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PASSES (space proceeds to Layer 2)</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156082"/>
        </w:tblPrEx>
        <w:trPr>
          <w:trHeight w:val="224" w:hRule="atLeast"/>
          <w:tblHeader/>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Metric</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benchmark questions</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40</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Good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35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Bad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Manual Review Needed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(required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all in-scope questions have SQL answers)</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 rate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87.5%  (35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40)</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Medium threshold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Gate 1</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Director</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s office updated; approval to proceed to Layer 2</w:t>
            </w:r>
          </w:p>
        </w:tc>
      </w:tr>
    </w:tbl>
    <w:p>
      <w:pPr>
        <w:pStyle w:val="Body"/>
        <w:widowControl w:val="0"/>
        <w:spacing w:before="160" w:after="8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2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SME Review: Score Distribution (25 responses)</w:t>
      </w:r>
    </w:p>
    <w:p>
      <w:pPr>
        <w:pStyle w:val="Body"/>
        <w:spacing w:before="60" w:after="60"/>
      </w:pPr>
      <w:r>
        <w:rPr>
          <w:outline w:val="0"/>
          <w:color w:val="000000"/>
          <w:u w:color="000000"/>
          <w:rtl w:val="0"/>
          <w:lang w:val="en-US"/>
          <w14:textFill>
            <w14:solidFill>
              <w14:srgbClr w14:val="000000"/>
            </w14:solidFill>
          </w14:textFill>
        </w:rPr>
        <w:t>Two SMEs scored each of the 25 sampled responses independently using the offline scoring packet and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5 behavioral anchors. Before aggregating scores, inter-rater reliability (IRR) was computed using Cohen</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xml:space="preserve">s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(two reviewers). IRR results for this evaluation: Correctness </w:t>
      </w:r>
      <w:r>
        <w:rPr>
          <w:outline w:val="0"/>
          <w:color w:val="000000"/>
          <w:u w:color="000000"/>
          <w:rtl w:val="0"/>
          <w14:textFill>
            <w14:solidFill>
              <w14:srgbClr w14:val="000000"/>
            </w14:solidFill>
          </w14:textFill>
        </w:rPr>
        <w:t xml:space="preserve">κ </w:t>
      </w:r>
      <w:r>
        <w:rPr>
          <w:outline w:val="0"/>
          <w:color w:val="000000"/>
          <w:u w:color="000000"/>
          <w:rtl w:val="0"/>
          <w14:textFill>
            <w14:solidFill>
              <w14:srgbClr w14:val="000000"/>
            </w14:solidFill>
          </w14:textFill>
        </w:rPr>
        <w:t xml:space="preserve">= 0.71; Result-Set Completeness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0.68; Data Value Accuracy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0.74. All three dimensions exceed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0.40 (minimum acceptable) and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0.60 (preferred for Medium risk). Aggregation is justified. The combined scores aggregated across both reviewers are shown below.IRR results for this evaluation: Correctness </w:t>
      </w:r>
      <w:r>
        <w:rPr>
          <w:outline w:val="0"/>
          <w:color w:val="000000"/>
          <w:u w:color="000000"/>
          <w:rtl w:val="0"/>
          <w14:textFill>
            <w14:solidFill>
              <w14:srgbClr w14:val="000000"/>
            </w14:solidFill>
          </w14:textFill>
        </w:rPr>
        <w:t xml:space="preserve">κ </w:t>
      </w:r>
      <w:r>
        <w:rPr>
          <w:outline w:val="0"/>
          <w:color w:val="000000"/>
          <w:u w:color="000000"/>
          <w:rtl w:val="0"/>
          <w14:textFill>
            <w14:solidFill>
              <w14:srgbClr w14:val="000000"/>
            </w14:solidFill>
          </w14:textFill>
        </w:rPr>
        <w:t xml:space="preserve">= 0.71; Result-Set Completeness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0.68; Data Value Accuracy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0.74. All three dimensions exceed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0.40 (minimum acceptable) and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0.60 (preferred for Medium risk). Aggregation is justified. Appropriate Refusal / Boundary Handling is assessed separately as a Pass/Fail gate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it is not scored on the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5 scale and is not included in the IRR check. The combined scores aggregated across both reviewers are shown below.</w:t>
      </w:r>
    </w:p>
    <w:p>
      <w:pPr>
        <w:pStyle w:val="Body"/>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66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SQL Correctness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Result-Set Completeness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Data Value Accuracy (25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5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7  (28%)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5  (20%)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  (40%)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4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9  (36%)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  (40%)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11  (44%)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3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4  (16%)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5  (20%)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3  (12%)</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2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3  (12%)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4  (16%)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1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2  (8%)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0  (0%)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Count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16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15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21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xml:space="preserve">16 </w:t>
            </w:r>
            <w:r>
              <w:rPr>
                <w:b w:val="1"/>
                <w:bCs w:val="1"/>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25 = 64%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xml:space="preserve">15 </w:t>
            </w:r>
            <w:r>
              <w:rPr>
                <w:b w:val="1"/>
                <w:bCs w:val="1"/>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25 = 60%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xml:space="preserve">21 </w:t>
            </w:r>
            <w:r>
              <w:rPr>
                <w:b w:val="1"/>
                <w:bCs w:val="1"/>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25 = 84%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sz w:val="20"/>
                <w:szCs w:val="20"/>
                <w:u w:color="000000"/>
                <w:shd w:val="nil" w:color="auto" w:fill="auto"/>
                <w:rtl w:val="0"/>
                <w:lang w:val="en-US"/>
                <w14:textFill>
                  <w14:solidFill>
                    <w14:srgbClr w14:val="000000"/>
                  </w14:solidFill>
                </w14:textFill>
              </w:rPr>
              <w:t>≥</w:t>
            </w:r>
            <w:r>
              <w:rPr>
                <w:i w:val="1"/>
                <w:iCs w:val="1"/>
                <w:outline w:val="0"/>
                <w:color w:val="000000"/>
                <w:sz w:val="20"/>
                <w:szCs w:val="2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sz w:val="20"/>
                <w:szCs w:val="20"/>
                <w:u w:color="000000"/>
                <w:shd w:val="nil" w:color="auto" w:fill="auto"/>
                <w:rtl w:val="0"/>
                <w:lang w:val="en-US"/>
                <w14:textFill>
                  <w14:solidFill>
                    <w14:srgbClr w14:val="000000"/>
                  </w14:solidFill>
                </w14:textFill>
              </w:rPr>
              <w:t>≥</w:t>
            </w:r>
            <w:r>
              <w:rPr>
                <w:i w:val="1"/>
                <w:iCs w:val="1"/>
                <w:outline w:val="0"/>
                <w:color w:val="000000"/>
                <w:sz w:val="20"/>
                <w:szCs w:val="2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sz w:val="20"/>
                <w:szCs w:val="20"/>
                <w:u w:color="000000"/>
                <w:shd w:val="nil" w:color="auto" w:fill="auto"/>
                <w:rtl w:val="0"/>
                <w:lang w:val="en-US"/>
                <w14:textFill>
                  <w14:solidFill>
                    <w14:srgbClr w14:val="000000"/>
                  </w14:solidFill>
                </w14:textFill>
              </w:rPr>
              <w:t>≥</w:t>
            </w:r>
            <w:r>
              <w:rPr>
                <w:i w:val="1"/>
                <w:iCs w:val="1"/>
                <w:outline w:val="0"/>
                <w:color w:val="000000"/>
                <w:sz w:val="20"/>
                <w:szCs w:val="20"/>
                <w:u w:color="000000"/>
                <w:shd w:val="nil" w:color="auto" w:fill="auto"/>
                <w:rtl w:val="0"/>
                <w:lang w:val="en-US"/>
                <w14:textFill>
                  <w14:solidFill>
                    <w14:srgbClr w14:val="000000"/>
                  </w14:solidFill>
                </w14:textFill>
              </w:rPr>
              <w:t>85% score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922b21"/>
                <w:sz w:val="20"/>
                <w:szCs w:val="20"/>
                <w:u w:color="922b21"/>
                <w:shd w:val="nil" w:color="auto" w:fill="auto"/>
                <w:rtl w:val="0"/>
                <w:lang w:val="en-US"/>
                <w14:textFill>
                  <w14:solidFill>
                    <w14:srgbClr w14:val="922B21"/>
                  </w14:solidFill>
                </w14:textFill>
              </w:rPr>
              <w:t xml:space="preserve">FAIL </w:t>
            </w:r>
            <w:r>
              <w:rPr>
                <w:b w:val="1"/>
                <w:bCs w:val="1"/>
                <w:outline w:val="0"/>
                <w:color w:val="922b21"/>
                <w:sz w:val="20"/>
                <w:szCs w:val="20"/>
                <w:u w:color="922b21"/>
                <w:shd w:val="nil" w:color="auto" w:fill="auto"/>
                <w:rtl w:val="0"/>
                <w:lang w:val="en-US"/>
                <w14:textFill>
                  <w14:solidFill>
                    <w14:srgbClr w14:val="922B21"/>
                  </w14:solidFill>
                </w14:textFill>
              </w:rPr>
              <w:t xml:space="preserve">— </w:t>
            </w:r>
            <w:r>
              <w:rPr>
                <w:b w:val="1"/>
                <w:bCs w:val="1"/>
                <w:outline w:val="0"/>
                <w:color w:val="922b21"/>
                <w:sz w:val="20"/>
                <w:szCs w:val="20"/>
                <w:u w:color="922b21"/>
                <w:shd w:val="nil" w:color="auto" w:fill="auto"/>
                <w:rtl w:val="0"/>
                <w:lang w:val="en-US"/>
                <w14:textFill>
                  <w14:solidFill>
                    <w14:srgbClr w14:val="922B21"/>
                  </w14:solidFill>
                </w14:textFill>
              </w:rPr>
              <w:t>64% &lt; 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922b21"/>
                <w:sz w:val="20"/>
                <w:szCs w:val="20"/>
                <w:u w:color="922b21"/>
                <w:shd w:val="nil" w:color="auto" w:fill="auto"/>
                <w:rtl w:val="0"/>
                <w:lang w:val="en-US"/>
                <w14:textFill>
                  <w14:solidFill>
                    <w14:srgbClr w14:val="922B21"/>
                  </w14:solidFill>
                </w14:textFill>
              </w:rPr>
              <w:t xml:space="preserve">FAIL </w:t>
            </w:r>
            <w:r>
              <w:rPr>
                <w:b w:val="1"/>
                <w:bCs w:val="1"/>
                <w:outline w:val="0"/>
                <w:color w:val="922b21"/>
                <w:sz w:val="20"/>
                <w:szCs w:val="20"/>
                <w:u w:color="922b21"/>
                <w:shd w:val="nil" w:color="auto" w:fill="auto"/>
                <w:rtl w:val="0"/>
                <w:lang w:val="en-US"/>
                <w14:textFill>
                  <w14:solidFill>
                    <w14:srgbClr w14:val="922B21"/>
                  </w14:solidFill>
                </w14:textFill>
              </w:rPr>
              <w:t xml:space="preserve">— </w:t>
            </w:r>
            <w:r>
              <w:rPr>
                <w:b w:val="1"/>
                <w:bCs w:val="1"/>
                <w:outline w:val="0"/>
                <w:color w:val="922b21"/>
                <w:sz w:val="20"/>
                <w:szCs w:val="20"/>
                <w:u w:color="922b21"/>
                <w:shd w:val="nil" w:color="auto" w:fill="auto"/>
                <w:rtl w:val="0"/>
                <w:lang w:val="en-US"/>
                <w14:textFill>
                  <w14:solidFill>
                    <w14:srgbClr w14:val="922B21"/>
                  </w14:solidFill>
                </w14:textFill>
              </w:rPr>
              <w:t>60% &lt; 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922b21"/>
                <w:sz w:val="20"/>
                <w:szCs w:val="20"/>
                <w:u w:color="922b21"/>
                <w:shd w:val="nil" w:color="auto" w:fill="auto"/>
                <w:rtl w:val="0"/>
                <w:lang w:val="en-US"/>
                <w14:textFill>
                  <w14:solidFill>
                    <w14:srgbClr w14:val="922B21"/>
                  </w14:solidFill>
                </w14:textFill>
              </w:rPr>
              <w:t xml:space="preserve">FAIL </w:t>
            </w:r>
            <w:r>
              <w:rPr>
                <w:b w:val="1"/>
                <w:bCs w:val="1"/>
                <w:outline w:val="0"/>
                <w:color w:val="922b21"/>
                <w:sz w:val="20"/>
                <w:szCs w:val="20"/>
                <w:u w:color="922b21"/>
                <w:shd w:val="nil" w:color="auto" w:fill="auto"/>
                <w:rtl w:val="0"/>
                <w:lang w:val="en-US"/>
                <w14:textFill>
                  <w14:solidFill>
                    <w14:srgbClr w14:val="922B21"/>
                  </w14:solidFill>
                </w14:textFill>
              </w:rPr>
              <w:t xml:space="preserve">— </w:t>
            </w:r>
            <w:r>
              <w:rPr>
                <w:b w:val="1"/>
                <w:bCs w:val="1"/>
                <w:outline w:val="0"/>
                <w:color w:val="922b21"/>
                <w:sz w:val="20"/>
                <w:szCs w:val="20"/>
                <w:u w:color="922b21"/>
                <w:shd w:val="nil" w:color="auto" w:fill="auto"/>
                <w:rtl w:val="0"/>
                <w:lang w:val="en-US"/>
                <w14:textFill>
                  <w14:solidFill>
                    <w14:srgbClr w14:val="922B21"/>
                  </w14:solidFill>
                </w14:textFill>
              </w:rPr>
              <w:t>84% &lt; 85%</w:t>
            </w:r>
          </w:p>
        </w:tc>
      </w:tr>
    </w:tbl>
    <w:p>
      <w:pPr>
        <w:pStyle w:val="Body"/>
        <w:widowControl w:val="0"/>
        <w:spacing w:after="60"/>
      </w:pPr>
    </w:p>
    <w:p>
      <w:pPr>
        <w:pStyle w:val="Body"/>
        <w:spacing w:after="80"/>
        <w:rPr>
          <w:outline w:val="0"/>
          <w:color w:val="000000"/>
          <w:sz w:val="22"/>
          <w:szCs w:val="22"/>
          <w:u w:color="000000"/>
          <w14:textFill>
            <w14:solidFill>
              <w14:srgbClr w14:val="000000"/>
            </w14:solidFill>
          </w14:textFill>
        </w:rPr>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1f3864"/>
          <w:u w:color="1f3864"/>
          <w14:textFill>
            <w14:solidFill>
              <w14:srgbClr w14:val="1F3864"/>
            </w14:solidFill>
          </w14:textFill>
        </w:rPr>
        <w:br w:type="page"/>
      </w:r>
    </w:p>
    <w:p>
      <w:pPr>
        <w:pStyle w:val="Body"/>
        <w:spacing w:before="120" w:after="60"/>
      </w:pPr>
      <w:r>
        <w:rPr>
          <w:b w:val="1"/>
          <w:bCs w:val="1"/>
          <w:outline w:val="0"/>
          <w:color w:val="1f3864"/>
          <w:u w:color="1f3864"/>
          <w:rtl w:val="0"/>
          <w:lang w:val="en-US"/>
          <w14:textFill>
            <w14:solidFill>
              <w14:srgbClr w14:val="1F3864"/>
            </w14:solidFill>
          </w14:textFill>
        </w:rPr>
        <w:t>How to Read the Calculation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3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Step 1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Reviewers score each response on every dimension using the 1</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5 behavioral anchors in Appendix A.Reviewers score each response on Correctness, Result-Set Completeness, and Data Value Accuracy using the 1</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5 behavioral anchors in Appendix A. Appropriate Refusal / Boundary Handling is scored separately as Pass/Fail using the refusal anchor card in Appendix A.</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Step 2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Count how many responses scored 4 or above for each dimension (the floor score for Medium risk).</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Step 3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Divide that count by the total responses scored to get the percentage.</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Step 4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Compare the percentage against the dimension threshold for the assigned risk tier.</w:t>
            </w:r>
          </w:p>
          <w:p>
            <w:pPr>
              <w:pStyle w:val="Body"/>
              <w:bidi w:val="0"/>
              <w:spacing w:before="40" w:after="40"/>
              <w:ind w:left="0" w:right="0" w:firstLine="0"/>
              <w:jc w:val="left"/>
              <w:rPr>
                <w:rtl w:val="0"/>
              </w:rPr>
            </w:pPr>
            <w:r>
              <w:rPr>
                <w:b w:val="1"/>
                <w:bCs w:val="1"/>
                <w:outline w:val="0"/>
                <w:color w:val="000000"/>
                <w:u w:color="000000"/>
                <w:shd w:val="nil" w:color="auto" w:fill="auto"/>
                <w:rtl w:val="0"/>
                <w:lang w:val="en-US"/>
                <w14:textFill>
                  <w14:solidFill>
                    <w14:srgbClr w14:val="000000"/>
                  </w14:solidFill>
                </w14:textFill>
              </w:rPr>
              <w:t xml:space="preserve">Example (Correctness): </w:t>
            </w:r>
            <w:r>
              <w:rPr>
                <w:outline w:val="0"/>
                <w:color w:val="000000"/>
                <w:u w:color="000000"/>
                <w:shd w:val="nil" w:color="auto" w:fill="auto"/>
                <w:rtl w:val="0"/>
                <w:lang w:val="en-US"/>
                <w14:textFill>
                  <w14:solidFill>
                    <w14:srgbClr w14:val="000000"/>
                  </w14:solidFill>
                </w14:textFill>
              </w:rPr>
              <w:t xml:space="preserve">16 responses scored 4 or above out of 25 total. 16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64%. Threshold is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64% &lt; 85%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r>
    </w:tbl>
    <w:p>
      <w:pPr>
        <w:pStyle w:val="Body"/>
        <w:widowControl w:val="0"/>
        <w:spacing w:before="120" w:after="6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Selected Reviewer Rationale for Failing Scores</w:t>
      </w:r>
    </w:p>
    <w:p>
      <w:pPr>
        <w:pStyle w:val="Body"/>
        <w:spacing w:before="60" w:after="60"/>
      </w:pPr>
      <w:r>
        <w:rPr>
          <w:outline w:val="0"/>
          <w:color w:val="000000"/>
          <w:u w:color="000000"/>
          <w:rtl w:val="0"/>
          <w:lang w:val="en-US"/>
          <w14:textFill>
            <w14:solidFill>
              <w14:srgbClr w14:val="000000"/>
            </w14:solidFill>
          </w14:textFill>
        </w:rPr>
        <w:t>Written rationale is required for any score of 1 or 2. Selected examples from this evaluation:</w:t>
      </w:r>
    </w:p>
    <w:p>
      <w:pPr>
        <w:pStyle w:val="Body"/>
        <w:spacing w:after="40"/>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81"/>
        <w:gridCol w:w="1598"/>
        <w:gridCol w:w="809"/>
        <w:gridCol w:w="4672"/>
      </w:tblGrid>
      <w:tr>
        <w:tblPrEx>
          <w:shd w:val="clear" w:color="auto" w:fill="156082"/>
        </w:tblPrEx>
        <w:trPr>
          <w:trHeight w:val="224" w:hRule="atLeast"/>
          <w:tblHeader/>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Question</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Reviewer rationale</w:t>
            </w:r>
          </w:p>
        </w:tc>
      </w:tr>
      <w:tr>
        <w:tblPrEx>
          <w:shd w:val="clear" w:color="auto" w:fill="cad1d7"/>
        </w:tblPrEx>
        <w:trPr>
          <w:trHeight w:val="132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is the total outstanding balance by borrower segment?</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Correctness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Genie joined to the borrower_demographics table instead of borrower_segments. Result grouped by demographic category, not segment. Related question but wrong answer systematically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any user acting on this would reach incorrect conclusions about segment exposure.</w:t>
            </w:r>
          </w:p>
        </w:tc>
      </w:tr>
      <w:tr>
        <w:tblPrEx>
          <w:shd w:val="clear" w:color="auto" w:fill="cad1d7"/>
        </w:tblPrEx>
        <w:trPr>
          <w:trHeight w:val="110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me credit concentration by industry for Q1 2026.</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Correctness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Genie returned an empty result set. SQL filtered on fiscal_quarter = 'Q1-2026' but the column stores values as '2026-Q1'. Format mismatch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empty result looks like no concentration risk, which is not the same as unknown. A significant failure.</w:t>
            </w:r>
          </w:p>
        </w:tc>
      </w:tr>
      <w:tr>
        <w:tblPrEx>
          <w:shd w:val="clear" w:color="auto" w:fill="cad1d7"/>
        </w:tblPrEx>
        <w:trPr>
          <w:trHeight w:val="132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Which borrowers have balances above $5M?</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Result returned 12 borrowers. Cross-referencing against the known portfolio report shows 19 borrowers above $5M. Genie filtered on current_balance but the field includes only drawn amounts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committed amounts excluded. 7 borrowers missing with no indication to the user.</w:t>
            </w:r>
          </w:p>
        </w:tc>
      </w:tr>
      <w:tr>
        <w:tblPrEx>
          <w:shd w:val="clear" w:color="auto" w:fill="cad1d7"/>
        </w:tblPrEx>
        <w:trPr>
          <w:trHeight w:val="154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portfolio balance as at 31 March 2026.</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Genie returned $2.1B. Known correct figure is $3.4B. Genie queried the loan_summary view which excludes revolving facilities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missing $1.3B with no indication to the user that any facilities were excluded. A user relying on this for a board report would materially misstate portfolio size.</w:t>
            </w:r>
          </w:p>
        </w:tc>
      </w:tr>
    </w:tbl>
    <w:p>
      <w:pPr>
        <w:pStyle w:val="Body"/>
        <w:widowControl w:val="0"/>
        <w:spacing w:after="40"/>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2e74b5"/>
          <w:sz w:val="24"/>
          <w:szCs w:val="24"/>
          <w:u w:color="2e74b5"/>
          <w14:textFill>
            <w14:solidFill>
              <w14:srgbClr w14:val="2E74B5"/>
            </w14:solidFill>
          </w14:textFill>
        </w:rPr>
        <w:br w:type="page"/>
      </w:r>
    </w:p>
    <w:p>
      <w:pPr>
        <w:pStyle w:val="Body"/>
        <w:spacing w:before="160" w:after="80"/>
      </w:pPr>
      <w:r>
        <w:rPr>
          <w:b w:val="1"/>
          <w:bCs w:val="1"/>
          <w:outline w:val="0"/>
          <w:color w:val="2e74b5"/>
          <w:sz w:val="24"/>
          <w:szCs w:val="24"/>
          <w:u w:color="2e74b5"/>
          <w:rtl w:val="0"/>
          <w:lang w:val="en-US"/>
          <w14:textFill>
            <w14:solidFill>
              <w14:srgbClr w14:val="2E74B5"/>
            </w14:solidFill>
          </w14:textFill>
        </w:rPr>
        <w:t>Policy and Compliance Gate</w:t>
      </w:r>
    </w:p>
    <w:tbl>
      <w:tblPr>
        <w:tblW w:w="65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1400"/>
        <w:gridCol w:w="3360"/>
      </w:tblGrid>
      <w:tr>
        <w:tblPrEx>
          <w:shd w:val="clear" w:color="auto" w:fill="156082"/>
        </w:tblPrEx>
        <w:trPr>
          <w:trHeight w:val="444" w:hRule="atLeast"/>
          <w:tblHeader/>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Responses reviewed</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FAILs</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Gate result</w:t>
            </w:r>
          </w:p>
        </w:tc>
      </w:tr>
      <w:tr>
        <w:tblPrEx>
          <w:shd w:val="clear" w:color="auto" w:fill="cad1d7"/>
        </w:tblPrEx>
        <w:trPr>
          <w:trHeight w:val="443"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25</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no Policy/Compliance FAILs</w:t>
            </w:r>
          </w:p>
        </w:tc>
      </w:tr>
    </w:tbl>
    <w:p>
      <w:pPr>
        <w:pStyle w:val="Body"/>
        <w:widowControl w:val="0"/>
        <w:spacing w:before="160" w:after="80"/>
      </w:pPr>
    </w:p>
    <w:p>
      <w:pPr>
        <w:pStyle w:val="Body"/>
      </w:pPr>
      <w:ins w:id="7" w:date="2026-06-04T00:00:00Z" w:author="Claude">
        <w:r>
          <w:rPr>
            <w:b w:val="1"/>
            <w:bCs w:val="1"/>
            <w:rtl w:val="0"/>
            <w:lang w:val="en-US"/>
          </w:rPr>
          <w:t>Appropriate Refusal / Boundary Handling Gate</w:t>
        </w:r>
      </w:ins>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1400"/>
        <w:gridCol w:w="6160"/>
      </w:tblGrid>
      <w:tr>
        <w:tblPrEx>
          <w:shd w:val="clear" w:color="auto" w:fill="156082"/>
        </w:tblPrEx>
        <w:trPr>
          <w:trHeight w:val="663" w:hRule="atLeast"/>
          <w:tblHeader/>
        </w:trPr>
        <w:tc>
          <w:tcPr>
            <w:tcW w:type="dxa" w:w="1800"/>
            <w:tcBorders>
              <w:top w:val="single" w:color="000000" w:sz="4" w:space="0" w:shadow="0" w:frame="0"/>
              <w:left w:val="single" w:color="000000" w:sz="4" w:space="0" w:shadow="0" w:frame="0"/>
              <w:bottom w:val="single" w:color="cccccc" w:sz="4" w:space="0" w:shadow="0" w:frame="0"/>
              <w:right w:val="single" w:color="cccccc"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Out-of-scope questions reviewed</w:t>
            </w:r>
          </w:p>
        </w:tc>
        <w:tc>
          <w:tcPr>
            <w:tcW w:type="dxa" w:w="1400"/>
            <w:tcBorders>
              <w:top w:val="single" w:color="000000" w:sz="4" w:space="0" w:shadow="0" w:frame="0"/>
              <w:left w:val="single" w:color="cccccc" w:sz="4" w:space="0" w:shadow="0" w:frame="0"/>
              <w:bottom w:val="single" w:color="cccccc" w:sz="4" w:space="0" w:shadow="0" w:frame="0"/>
              <w:right w:val="single" w:color="cccccc"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FAILs</w:t>
            </w:r>
          </w:p>
        </w:tc>
        <w:tc>
          <w:tcPr>
            <w:tcW w:type="dxa" w:w="6160"/>
            <w:tcBorders>
              <w:top w:val="single" w:color="000000" w:sz="4" w:space="0" w:shadow="0" w:frame="0"/>
              <w:left w:val="single" w:color="cccccc" w:sz="4" w:space="0" w:shadow="0" w:frame="0"/>
              <w:bottom w:val="single" w:color="cccccc" w:sz="4" w:space="0" w:shadow="0" w:frame="0"/>
              <w:right w:val="single" w:color="000000"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Gate result</w:t>
            </w:r>
          </w:p>
        </w:tc>
      </w:tr>
      <w:tr>
        <w:tblPrEx>
          <w:shd w:val="clear" w:color="auto" w:fill="cad1d7"/>
        </w:tblPrEx>
        <w:trPr>
          <w:trHeight w:val="443" w:hRule="atLeast"/>
        </w:trPr>
        <w:tc>
          <w:tcPr>
            <w:tcW w:type="dxa" w:w="1800"/>
            <w:tcBorders>
              <w:top w:val="single" w:color="cccccc" w:sz="4" w:space="0" w:shadow="0" w:frame="0"/>
              <w:left w:val="single" w:color="000000" w:sz="4" w:space="0" w:shadow="0" w:frame="0"/>
              <w:bottom w:val="single" w:color="000000"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5 (</w:t>
            </w:r>
            <w:r>
              <w:rPr>
                <w:shd w:val="nil" w:color="auto" w:fill="auto"/>
                <w:rtl w:val="0"/>
                <w:lang w:val="en-US"/>
              </w:rPr>
              <w:t>≈</w:t>
            </w:r>
            <w:r>
              <w:rPr>
                <w:shd w:val="nil" w:color="auto" w:fill="auto"/>
                <w:rtl w:val="0"/>
                <w:lang w:val="en-US"/>
              </w:rPr>
              <w:t>20% of 25 sampled)</w:t>
            </w:r>
          </w:p>
        </w:tc>
        <w:tc>
          <w:tcPr>
            <w:tcW w:type="dxa" w:w="1400"/>
            <w:tcBorders>
              <w:top w:val="single" w:color="cccccc" w:sz="4" w:space="0" w:shadow="0" w:frame="0"/>
              <w:left w:val="single" w:color="cccccc" w:sz="4" w:space="0" w:shadow="0" w:frame="0"/>
              <w:bottom w:val="single" w:color="000000"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c>
          <w:tcPr>
            <w:tcW w:type="dxa" w:w="6160"/>
            <w:tcBorders>
              <w:top w:val="single" w:color="cccccc" w:sz="4" w:space="0" w:shadow="0" w:frame="0"/>
              <w:left w:val="single" w:color="cccccc"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PASS </w:t>
            </w:r>
            <w:r>
              <w:rPr>
                <w:shd w:val="nil" w:color="auto" w:fill="auto"/>
                <w:rtl w:val="0"/>
                <w:lang w:val="en-US"/>
              </w:rPr>
              <w:t xml:space="preserve">— </w:t>
            </w:r>
            <w:r>
              <w:rPr>
                <w:shd w:val="nil" w:color="auto" w:fill="auto"/>
                <w:rtl w:val="0"/>
                <w:lang w:val="en-US"/>
              </w:rPr>
              <w:t>All out-of-scope questions were clearly declined. No partial results returned.</w:t>
            </w:r>
          </w:p>
        </w:tc>
      </w:tr>
    </w:tbl>
    <w:p>
      <w:pPr>
        <w:pStyle w:val="Body"/>
        <w:widowControl w:val="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Layer 2 Gate Decision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adbd8"/>
            <w:tcMar>
              <w:top w:type="dxa" w:w="80"/>
              <w:left w:type="dxa" w:w="80"/>
              <w:bottom w:type="dxa" w:w="80"/>
              <w:right w:type="dxa" w:w="80"/>
            </w:tcMar>
            <w:vAlign w:val="top"/>
          </w:tcPr>
          <w:p>
            <w:pPr>
              <w:pStyle w:val="Body"/>
              <w:spacing w:before="40" w:after="40"/>
            </w:pPr>
            <w:r>
              <w:rPr>
                <w:b w:val="1"/>
                <w:bCs w:val="1"/>
                <w:outline w:val="0"/>
                <w:color w:val="922b21"/>
                <w:u w:color="922b21"/>
                <w:shd w:val="nil" w:color="auto" w:fill="auto"/>
                <w:rtl w:val="0"/>
                <w:lang w:val="en-US"/>
                <w14:textFill>
                  <w14:solidFill>
                    <w14:srgbClr w14:val="922B21"/>
                  </w14:solidFill>
                </w14:textFill>
              </w:rPr>
              <w:t xml:space="preserve">GATE 2: FAIL </w:t>
            </w:r>
            <w:r>
              <w:rPr>
                <w:b w:val="1"/>
                <w:bCs w:val="1"/>
                <w:outline w:val="0"/>
                <w:color w:val="922b21"/>
                <w:u w:color="922b21"/>
                <w:shd w:val="nil" w:color="auto" w:fill="auto"/>
                <w:rtl w:val="0"/>
                <w:lang w:val="en-US"/>
                <w14:textFill>
                  <w14:solidFill>
                    <w14:srgbClr w14:val="922B21"/>
                  </w14:solidFill>
                </w14:textFill>
              </w:rPr>
              <w:t xml:space="preserve">— </w:t>
            </w:r>
            <w:r>
              <w:rPr>
                <w:b w:val="1"/>
                <w:bCs w:val="1"/>
                <w:outline w:val="0"/>
                <w:color w:val="922b21"/>
                <w:u w:color="922b21"/>
                <w:shd w:val="nil" w:color="auto" w:fill="auto"/>
                <w:rtl w:val="0"/>
                <w:lang w:val="en-US"/>
                <w14:textFill>
                  <w14:solidFill>
                    <w14:srgbClr w14:val="922B21"/>
                  </w14:solidFill>
                </w14:textFill>
              </w:rPr>
              <w:t>Space does not proceed to Layer 3</w:t>
            </w:r>
          </w:p>
        </w:tc>
      </w:tr>
    </w:tbl>
    <w:p>
      <w:pPr>
        <w:pStyle w:val="Body"/>
        <w:widowControl w:val="0"/>
        <w:spacing w:before="160" w:after="80"/>
      </w:pPr>
    </w:p>
    <w:p>
      <w:pPr>
        <w:pStyle w:val="Body"/>
        <w:spacing w:after="6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95"/>
        <w:gridCol w:w="1589"/>
        <w:gridCol w:w="1593"/>
        <w:gridCol w:w="861"/>
        <w:gridCol w:w="3522"/>
      </w:tblGrid>
      <w:tr>
        <w:tblPrEx>
          <w:shd w:val="clear" w:color="auto" w:fill="156082"/>
        </w:tblPrEx>
        <w:trPr>
          <w:trHeight w:val="444" w:hRule="atLeast"/>
          <w:tblHeader/>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 scoring at floor+</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Threshold</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Root cause summary</w:t>
            </w:r>
          </w:p>
        </w:tc>
      </w:tr>
      <w:tr>
        <w:tblPrEx>
          <w:shd w:val="clear" w:color="auto" w:fill="cad1d7"/>
        </w:tblPrEx>
        <w:trPr>
          <w:trHeight w:val="110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SQL Correctness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FAIL</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Wrong table joins on two question types. Borrower segment vs demographic join is incorrect. Date format mismatch causing empty results on quarter-filtered queries.</w:t>
            </w:r>
          </w:p>
        </w:tc>
      </w:tr>
      <w:tr>
        <w:tblPrEx>
          <w:shd w:val="clear" w:color="auto" w:fill="cad1d7"/>
        </w:tblPrEx>
        <w:trPr>
          <w:trHeight w:val="110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60%</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FAIL</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Loan summary view excludes revolving facilities. Known $1.3B gap. Gold view redesign required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text instructions cannot fix a view that structurally excludes data.</w:t>
            </w:r>
          </w:p>
        </w:tc>
      </w:tr>
      <w:tr>
        <w:tblPrEx>
          <w:shd w:val="clear" w:color="auto" w:fill="cad1d7"/>
        </w:tblPrEx>
        <w:trPr>
          <w:trHeight w:val="110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Data Value Accuracy</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FAIL</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One short of threshold. Root cause is the same revolving facility exclusion affecting completeness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fixing that view will likely resolve DVA failures too.</w:t>
            </w:r>
          </w:p>
        </w:tc>
      </w:tr>
      <w:tr>
        <w:tblPrEx>
          <w:shd w:val="clear" w:color="auto" w:fill="cad1d7"/>
        </w:tblPrEx>
        <w:trPr>
          <w:trHeight w:val="44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Policy &amp; Compliance</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N/A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pass/fail gate</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Zero FAILs</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No compliance issues identified in this sample.</w:t>
            </w:r>
          </w:p>
        </w:tc>
      </w:tr>
      <w:tr>
        <w:tblPrEx>
          <w:shd w:val="clear" w:color="auto" w:fill="cad1d7"/>
        </w:tblPrEx>
        <w:trPr>
          <w:trHeight w:val="88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Appropriate Refusal / Boundary Handling</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N/A </w:t>
            </w:r>
            <w:r>
              <w:rPr>
                <w:shd w:val="nil" w:color="auto" w:fill="auto"/>
                <w:rtl w:val="0"/>
                <w:lang w:val="en-US"/>
              </w:rPr>
              <w:t xml:space="preserve">— </w:t>
            </w:r>
            <w:r>
              <w:rPr>
                <w:shd w:val="nil" w:color="auto" w:fill="auto"/>
                <w:rtl w:val="0"/>
                <w:lang w:val="en-US"/>
              </w:rPr>
              <w:t>pass/fail gate</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Zero FAILs</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PASS</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All out-of-scope questions in the sampled set were clearly declined with no SQL output.</w:t>
            </w:r>
          </w:p>
        </w:tc>
      </w:tr>
    </w:tbl>
    <w:p>
      <w:pPr>
        <w:pStyle w:val="Body"/>
        <w:widowControl w:val="0"/>
        <w:spacing w:after="60"/>
        <w:rPr>
          <w:rStyle w:val="eop"/>
          <w:sz w:val="22"/>
          <w:szCs w:val="22"/>
        </w:rPr>
      </w:pPr>
    </w:p>
    <w:p>
      <w:pPr>
        <w:pStyle w:val="Body"/>
        <w:spacing w:after="8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8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2cc"/>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Required remediation before re-evaluation:</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 xml:space="preserve">1. Redesign the loan_summary gold view to include revolving facilities or create a new view covering total committed exposure. This is a data model fix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data engineering required; text instructions will not resolve it.</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 xml:space="preserve">2. Fix the borrower_segments join in the Genie Space knowledge store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add an explicit join relationship linking the correct table.</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 xml:space="preserve">3. Fix the date format mismatch on fiscal_quarter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standardize the column or add a SQL expression handling both formats.</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4. Re-run the full Layer 1 benchmark set after fixes implemented and failed questions added as benchmarks. Confirm the three failed question types now score Good. Document.</w:t>
            </w: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5. Repeat Layer 2 SME review on the affected question categories. Cannot proceed to Layer 3 until all thresholds clear.</w:t>
            </w:r>
          </w:p>
        </w:tc>
      </w:tr>
    </w:tbl>
    <w:p>
      <w:pPr>
        <w:pStyle w:val="Body"/>
        <w:widowControl w:val="0"/>
        <w:spacing w:after="80"/>
        <w:rPr>
          <w:rStyle w:val="eop"/>
          <w:sz w:val="22"/>
          <w:szCs w:val="22"/>
        </w:rPr>
      </w:pPr>
    </w:p>
    <w:p>
      <w:pPr>
        <w:pStyle w:val="Body"/>
        <w:spacing w:after="100"/>
        <w:rPr>
          <w:rStyle w:val="eop"/>
          <w:sz w:val="22"/>
          <w:szCs w:val="22"/>
        </w:rPr>
      </w:pPr>
    </w:p>
    <w:p>
      <w:pPr>
        <w:pStyle w:val="Body"/>
      </w:pPr>
      <w:r>
        <w:rPr>
          <w:rFonts w:ascii="Arial Unicode MS" w:cs="Arial Unicode MS" w:hAnsi="Arial Unicode MS" w:eastAsia="Arial Unicode MS"/>
          <w:b w:val="0"/>
          <w:bCs w:val="0"/>
          <w:i w:val="0"/>
          <w:iCs w:val="0"/>
          <w:sz w:val="24"/>
          <w:szCs w:val="24"/>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d6b34"/>
            <w:tcMar>
              <w:top w:type="dxa" w:w="80"/>
              <w:left w:type="dxa" w:w="80"/>
              <w:bottom w:type="dxa" w:w="80"/>
              <w:right w:type="dxa" w:w="80"/>
            </w:tcMar>
            <w:vAlign w:val="top"/>
          </w:tcPr>
          <w:p>
            <w:pPr>
              <w:pStyle w:val="Body"/>
              <w:spacing w:before="40" w:after="40"/>
              <w:rPr>
                <w:shd w:val="nil" w:color="auto" w:fill="auto"/>
              </w:rPr>
            </w:pPr>
            <w:r>
              <w:rPr>
                <w:b w:val="1"/>
                <w:bCs w:val="1"/>
                <w:outline w:val="0"/>
                <w:color w:val="ffffff"/>
                <w:sz w:val="26"/>
                <w:szCs w:val="26"/>
                <w:u w:color="ffffff"/>
                <w:shd w:val="nil" w:color="auto" w:fill="auto"/>
                <w:rtl w:val="0"/>
                <w:lang w:val="en-US"/>
                <w14:textFill>
                  <w14:solidFill>
                    <w14:srgbClr w14:val="FFFFFF"/>
                  </w14:solidFill>
                </w14:textFill>
              </w:rPr>
              <w:t xml:space="preserve">Example 2:  Credit Portfolio Space (v2) </w:t>
            </w:r>
            <w:r>
              <w:rPr>
                <w:b w:val="1"/>
                <w:bCs w:val="1"/>
                <w:outline w:val="0"/>
                <w:color w:val="ffffff"/>
                <w:sz w:val="26"/>
                <w:szCs w:val="26"/>
                <w:u w:color="ffffff"/>
                <w:shd w:val="nil" w:color="auto" w:fill="auto"/>
                <w:rtl w:val="0"/>
                <w:lang w:val="en-US"/>
                <w14:textFill>
                  <w14:solidFill>
                    <w14:srgbClr w14:val="FFFFFF"/>
                  </w14:solidFill>
                </w14:textFill>
              </w:rPr>
              <w:t xml:space="preserve">— </w:t>
            </w:r>
            <w:r>
              <w:rPr>
                <w:b w:val="1"/>
                <w:bCs w:val="1"/>
                <w:outline w:val="0"/>
                <w:color w:val="ffffff"/>
                <w:sz w:val="26"/>
                <w:szCs w:val="26"/>
                <w:u w:color="ffffff"/>
                <w:shd w:val="nil" w:color="auto" w:fill="auto"/>
                <w:rtl w:val="0"/>
                <w:lang w:val="en-US"/>
                <w14:textFill>
                  <w14:solidFill>
                    <w14:srgbClr w14:val="FFFFFF"/>
                  </w14:solidFill>
                </w14:textFill>
              </w:rPr>
              <w:t>PASSES Layer 2 and Layer 3</w:t>
            </w:r>
          </w:p>
          <w:p>
            <w:pPr>
              <w:pStyle w:val="Body"/>
              <w:bidi w:val="0"/>
              <w:spacing w:before="40" w:after="40"/>
              <w:ind w:left="0" w:right="0" w:firstLine="0"/>
              <w:jc w:val="left"/>
              <w:rPr>
                <w:rtl w:val="0"/>
              </w:rPr>
            </w:pPr>
            <w:r>
              <w:rPr>
                <w:i w:val="1"/>
                <w:iCs w:val="1"/>
                <w:outline w:val="0"/>
                <w:color w:val="c8e6c9"/>
                <w:u w:color="c8e6c9"/>
                <w:shd w:val="nil" w:color="auto" w:fill="auto"/>
                <w:rtl w:val="0"/>
                <w:lang w:val="en-US"/>
                <w14:textFill>
                  <w14:solidFill>
                    <w14:srgbClr w14:val="C8E6C9"/>
                  </w14:solidFill>
                </w14:textFill>
              </w:rPr>
              <w:t xml:space="preserve">Remediated space </w:t>
            </w:r>
            <w:r>
              <w:rPr>
                <w:i w:val="1"/>
                <w:iCs w:val="1"/>
                <w:outline w:val="0"/>
                <w:color w:val="c8e6c9"/>
                <w:u w:color="c8e6c9"/>
                <w:shd w:val="nil" w:color="auto" w:fill="auto"/>
                <w:rtl w:val="0"/>
                <w:lang w:val="en-US"/>
                <w14:textFill>
                  <w14:solidFill>
                    <w14:srgbClr w14:val="C8E6C9"/>
                  </w14:solidFill>
                </w14:textFill>
              </w:rPr>
              <w:t xml:space="preserve">— </w:t>
            </w:r>
            <w:r>
              <w:rPr>
                <w:i w:val="1"/>
                <w:iCs w:val="1"/>
                <w:outline w:val="0"/>
                <w:color w:val="c8e6c9"/>
                <w:u w:color="c8e6c9"/>
                <w:shd w:val="nil" w:color="auto" w:fill="auto"/>
                <w:rtl w:val="0"/>
                <w:lang w:val="en-US"/>
                <w14:textFill>
                  <w14:solidFill>
                    <w14:srgbClr w14:val="C8E6C9"/>
                  </w14:solidFill>
                </w14:textFill>
              </w:rPr>
              <w:t>proceeds to staged deployment</w:t>
            </w:r>
          </w:p>
        </w:tc>
      </w:tr>
    </w:tbl>
    <w:p>
      <w:pPr>
        <w:pStyle w:val="Body"/>
        <w:widowControl w:val="0"/>
        <w:rPr>
          <w:rFonts w:ascii="Times New Roman" w:cs="Times New Roman" w:hAnsi="Times New Roman" w:eastAsia="Times New Roman"/>
          <w:sz w:val="24"/>
          <w:szCs w:val="24"/>
        </w:rPr>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1 Result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PASSES (space proceeds to Layer 2)</w:t>
      </w:r>
    </w:p>
    <w:p>
      <w:pPr>
        <w:pStyle w:val="Body"/>
        <w:spacing w:before="60" w:after="60"/>
      </w:pPr>
      <w:r>
        <w:rPr>
          <w:outline w:val="0"/>
          <w:color w:val="000000"/>
          <w:u w:color="000000"/>
          <w:rtl w:val="0"/>
          <w:lang w:val="en-US"/>
          <w14:textFill>
            <w14:solidFill>
              <w14:srgbClr w14:val="000000"/>
            </w14:solidFill>
          </w14:textFill>
        </w:rPr>
        <w:t xml:space="preserve">After remediation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gold view redesign, join fix, date format correction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full benchmark set was re-run.</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156082"/>
        </w:tblPrEx>
        <w:trPr>
          <w:trHeight w:val="224" w:hRule="atLeast"/>
          <w:tblHeader/>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Metric</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benchmark questions</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43</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Good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41</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Bad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Manual Review Needed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 rate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commentReference w:id="8"/>
            </w:r>
            <w:r>
              <w:rPr>
                <w:outline w:val="0"/>
                <w:color w:val="000000"/>
                <w:u w:color="000000"/>
                <w:shd w:val="nil" w:color="auto" w:fill="auto"/>
                <w:rtl w:val="0"/>
                <w:lang w:val="en-US"/>
                <w14:textFill>
                  <w14:solidFill>
                    <w14:srgbClr w14:val="000000"/>
                  </w14:solidFill>
                </w14:textFill>
              </w:rPr>
              <w:t xml:space="preserve">95.3%  (41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43)</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Medium threshold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Gate 1</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proceeds to Layer 2</w:t>
            </w:r>
          </w:p>
        </w:tc>
      </w:tr>
    </w:tbl>
    <w:p>
      <w:pPr>
        <w:pStyle w:val="Body"/>
        <w:widowControl w:val="0"/>
        <w:spacing w:after="4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2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SME Review: Score Distribution (25 responses)</w:t>
      </w:r>
    </w:p>
    <w:p>
      <w:pPr>
        <w:pStyle w:val="Body"/>
        <w:spacing w:before="60" w:after="40"/>
      </w:pPr>
      <w:r>
        <w:rPr>
          <w:rStyle w:val="eop"/>
          <w:rtl w:val="0"/>
          <w:lang w:val="en-US"/>
        </w:rPr>
        <w:t>Two SMEs scored each of the 25 sampled responses independently using the offline scoring packet and 1</w:t>
      </w:r>
      <w:r>
        <w:rPr>
          <w:rStyle w:val="eop"/>
          <w:rtl w:val="0"/>
        </w:rPr>
        <w:t>–</w:t>
      </w:r>
      <w:r>
        <w:rPr>
          <w:rStyle w:val="eop"/>
          <w:rtl w:val="0"/>
          <w:lang w:val="en-US"/>
        </w:rPr>
        <w:t xml:space="preserve">5 behavioral anchors. Before aggregating scores, </w:t>
      </w:r>
      <w:commentRangeStart w:id="9"/>
      <w:del w:id="10" w:date="2026-06-04T00:00:00Z" w:author="Claude">
        <w:r>
          <w:rPr>
            <w:rStyle w:val="eop"/>
            <w:rtl w:val="0"/>
            <w:lang w:val="de-DE"/>
          </w:rPr>
          <w:delText>IRR</w:delText>
        </w:r>
      </w:del>
      <w:ins w:id="11" w:date="2026-06-04T00:00:00Z" w:author="Claude">
        <w:r>
          <w:rPr>
            <w:rStyle w:val="eop"/>
            <w:rtl w:val="0"/>
            <w:lang w:val="en-US"/>
          </w:rPr>
          <w:t>inter-rater reliability (IRR)</w:t>
        </w:r>
      </w:ins>
      <w:commentRangeEnd w:id="9"/>
      <w:r>
        <w:commentReference w:id="9"/>
      </w:r>
      <w:r>
        <w:rPr>
          <w:rStyle w:val="eop"/>
          <w:rtl w:val="0"/>
          <w:lang w:val="en-US"/>
        </w:rPr>
        <w:t xml:space="preserve"> was computed using Cohen</w:t>
      </w:r>
      <w:r>
        <w:rPr>
          <w:rStyle w:val="eop"/>
          <w:rtl w:val="1"/>
        </w:rPr>
        <w:t>’</w:t>
      </w:r>
      <w:r>
        <w:rPr>
          <w:rStyle w:val="eop"/>
          <w:rtl w:val="0"/>
        </w:rPr>
        <w:t xml:space="preserve">s </w:t>
      </w:r>
      <w:r>
        <w:rPr>
          <w:rStyle w:val="eop"/>
          <w:rtl w:val="0"/>
        </w:rPr>
        <w:t>κ</w:t>
      </w:r>
      <w:r>
        <w:rPr>
          <w:rStyle w:val="eop"/>
          <w:rtl w:val="0"/>
          <w:lang w:val="en-US"/>
        </w:rPr>
        <w:t xml:space="preserve">. IRR results for this evaluation: Correctness </w:t>
      </w:r>
      <w:r>
        <w:rPr>
          <w:rStyle w:val="eop"/>
          <w:rtl w:val="0"/>
        </w:rPr>
        <w:t xml:space="preserve">κ </w:t>
      </w:r>
      <w:r>
        <w:rPr>
          <w:rStyle w:val="eop"/>
          <w:rtl w:val="0"/>
        </w:rPr>
        <w:t xml:space="preserve">= 0.78; Result-Set Completeness </w:t>
      </w:r>
      <w:r>
        <w:rPr>
          <w:rStyle w:val="eop"/>
          <w:rtl w:val="0"/>
        </w:rPr>
        <w:t xml:space="preserve">κ </w:t>
      </w:r>
      <w:r>
        <w:rPr>
          <w:rStyle w:val="eop"/>
          <w:rtl w:val="0"/>
          <w:lang w:val="en-US"/>
        </w:rPr>
        <w:t xml:space="preserve">= 0.75; Data Value Accuracy </w:t>
      </w:r>
      <w:r>
        <w:rPr>
          <w:rStyle w:val="eop"/>
          <w:rtl w:val="0"/>
        </w:rPr>
        <w:t xml:space="preserve">κ </w:t>
      </w:r>
      <w:r>
        <w:rPr>
          <w:rStyle w:val="eop"/>
          <w:rtl w:val="0"/>
          <w:lang w:val="en-US"/>
        </w:rPr>
        <w:t xml:space="preserve">= 0.81. All three dimensions exceed </w:t>
      </w:r>
      <w:r>
        <w:rPr>
          <w:rStyle w:val="eop"/>
          <w:rtl w:val="0"/>
        </w:rPr>
        <w:t xml:space="preserve">κ </w:t>
      </w:r>
      <w:r>
        <w:rPr>
          <w:rStyle w:val="eop"/>
          <w:rtl w:val="0"/>
          <w:lang w:val="en-US"/>
        </w:rPr>
        <w:t>= 0.60 (preferred for Medium risk). Aggregation is justified. The combined scores aggregated across both reviewers are shown below. was computed using Cohen</w:t>
      </w:r>
      <w:r>
        <w:rPr>
          <w:rStyle w:val="eop"/>
          <w:rtl w:val="1"/>
        </w:rPr>
        <w:t>’</w:t>
      </w:r>
      <w:r>
        <w:rPr>
          <w:rStyle w:val="eop"/>
          <w:rtl w:val="0"/>
        </w:rPr>
        <w:t xml:space="preserve">s </w:t>
      </w:r>
      <w:r>
        <w:rPr>
          <w:rStyle w:val="eop"/>
          <w:rtl w:val="0"/>
        </w:rPr>
        <w:t>κ</w:t>
      </w:r>
      <w:r>
        <w:rPr>
          <w:rStyle w:val="eop"/>
          <w:rtl w:val="0"/>
          <w:lang w:val="en-US"/>
        </w:rPr>
        <w:t xml:space="preserve">. IRR results for this evaluation: Correctness </w:t>
      </w:r>
      <w:r>
        <w:rPr>
          <w:rStyle w:val="eop"/>
          <w:rtl w:val="0"/>
        </w:rPr>
        <w:t xml:space="preserve">κ </w:t>
      </w:r>
      <w:r>
        <w:rPr>
          <w:rStyle w:val="eop"/>
          <w:rtl w:val="0"/>
        </w:rPr>
        <w:t xml:space="preserve">= 0.78; Result-Set Completeness </w:t>
      </w:r>
      <w:r>
        <w:rPr>
          <w:rStyle w:val="eop"/>
          <w:rtl w:val="0"/>
        </w:rPr>
        <w:t xml:space="preserve">κ </w:t>
      </w:r>
      <w:r>
        <w:rPr>
          <w:rStyle w:val="eop"/>
          <w:rtl w:val="0"/>
          <w:lang w:val="en-US"/>
        </w:rPr>
        <w:t xml:space="preserve">= 0.75; Data Value Accuracy </w:t>
      </w:r>
      <w:r>
        <w:rPr>
          <w:rStyle w:val="eop"/>
          <w:rtl w:val="0"/>
        </w:rPr>
        <w:t xml:space="preserve">κ </w:t>
      </w:r>
      <w:r>
        <w:rPr>
          <w:rStyle w:val="eop"/>
          <w:rtl w:val="0"/>
          <w:lang w:val="en-US"/>
        </w:rPr>
        <w:t xml:space="preserve">= 0.81. All three dimensions exceed </w:t>
      </w:r>
      <w:r>
        <w:rPr>
          <w:rStyle w:val="eop"/>
          <w:rtl w:val="0"/>
        </w:rPr>
        <w:t xml:space="preserve">κ </w:t>
      </w:r>
      <w:r>
        <w:rPr>
          <w:rStyle w:val="eop"/>
          <w:rtl w:val="0"/>
          <w:lang w:val="en-US"/>
        </w:rPr>
        <w:t xml:space="preserve">= 0.60 (preferred for Medium risk). Aggregation is justified. Appropriate Refusal / Boundary Handling is assessed separately as a Pass/Fail gate </w:t>
      </w:r>
      <w:r>
        <w:rPr>
          <w:rStyle w:val="eop"/>
          <w:rtl w:val="0"/>
          <w:lang w:val="en-US"/>
        </w:rPr>
        <w:t xml:space="preserve">— </w:t>
      </w:r>
      <w:r>
        <w:rPr>
          <w:rStyle w:val="eop"/>
          <w:rtl w:val="0"/>
          <w:lang w:val="en-US"/>
        </w:rPr>
        <w:t>it is not scored on the 1</w:t>
      </w:r>
      <w:r>
        <w:rPr>
          <w:rStyle w:val="eop"/>
          <w:rtl w:val="0"/>
        </w:rPr>
        <w:t>–</w:t>
      </w:r>
      <w:r>
        <w:rPr>
          <w:rStyle w:val="eop"/>
          <w:rtl w:val="0"/>
          <w:lang w:val="en-US"/>
        </w:rPr>
        <w:t>5 scale and is not included in the IRR check. The combined scores aggregated across both reviewers are shown below.</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66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Correctness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Result-Set Completeness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Data Value Accuracy (25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13  (52%)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11  (44%)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12  (48%)</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  (36%)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(40%)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(40%)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  (8%)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3  (12%)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  (8%)</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  (0%)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  (0%)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  (0%)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Count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22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21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22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22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25 = 88%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21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25 = 84%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22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25 = 88%</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88%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88%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r>
    </w:tbl>
    <w:p>
      <w:pPr>
        <w:pStyle w:val="Body"/>
        <w:widowControl w:val="0"/>
        <w:spacing w:after="40"/>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1f3864"/>
          <w:u w:color="1f3864"/>
          <w14:textFill>
            <w14:solidFill>
              <w14:srgbClr w14:val="1F3864"/>
            </w14:solidFill>
          </w14:textFill>
        </w:rPr>
        <w:br w:type="page"/>
      </w:r>
    </w:p>
    <w:p>
      <w:pPr>
        <w:pStyle w:val="Body"/>
        <w:spacing w:before="120" w:after="60"/>
      </w:pPr>
      <w:r>
        <w:rPr>
          <w:b w:val="1"/>
          <w:bCs w:val="1"/>
          <w:outline w:val="0"/>
          <w:color w:val="1f3864"/>
          <w:u w:color="1f3864"/>
          <w:rtl w:val="0"/>
          <w:lang w:val="en-US"/>
          <w14:textFill>
            <w14:solidFill>
              <w14:srgbClr w14:val="1F3864"/>
            </w14:solidFill>
          </w14:textFill>
        </w:rPr>
        <w:t>How to Read the Calculation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3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Correctness: </w:t>
            </w:r>
            <w:r>
              <w:rPr>
                <w:outline w:val="0"/>
                <w:color w:val="000000"/>
                <w:u w:color="000000"/>
                <w:shd w:val="nil" w:color="auto" w:fill="auto"/>
                <w:rtl w:val="0"/>
                <w:lang w:val="en-US"/>
                <w14:textFill>
                  <w14:solidFill>
                    <w14:srgbClr w14:val="000000"/>
                  </w14:solidFill>
                </w14:textFill>
              </w:rPr>
              <w:t xml:space="preserve">22 of 25 responses scored 4 or above. 22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88%.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88%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85%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Result-Set Completeness: </w:t>
            </w:r>
            <w:r>
              <w:rPr>
                <w:outline w:val="0"/>
                <w:color w:val="000000"/>
                <w:u w:color="000000"/>
                <w:shd w:val="nil" w:color="auto" w:fill="auto"/>
                <w:rtl w:val="0"/>
                <w:lang w:val="en-US"/>
                <w14:textFill>
                  <w14:solidFill>
                    <w14:srgbClr w14:val="000000"/>
                  </w14:solidFill>
                </w14:textFill>
              </w:rPr>
              <w:t xml:space="preserve">21 of 25 scored 4 or above. 21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84%.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80%. 84%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80%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Data Value Accuracy: </w:t>
            </w:r>
            <w:r>
              <w:rPr>
                <w:outline w:val="0"/>
                <w:color w:val="000000"/>
                <w:u w:color="000000"/>
                <w:shd w:val="nil" w:color="auto" w:fill="auto"/>
                <w:rtl w:val="0"/>
                <w:lang w:val="en-US"/>
                <w14:textFill>
                  <w14:solidFill>
                    <w14:srgbClr w14:val="000000"/>
                  </w14:solidFill>
                </w14:textFill>
              </w:rPr>
              <w:t xml:space="preserve">22 of 25 scored 4 or above. 22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88%.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88%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85%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w:t>
            </w:r>
          </w:p>
          <w:p>
            <w:pPr>
              <w:pStyle w:val="Body"/>
              <w:bidi w:val="0"/>
              <w:spacing w:before="40" w:after="40"/>
              <w:ind w:left="0" w:right="0" w:firstLine="0"/>
              <w:jc w:val="left"/>
              <w:rPr>
                <w:rtl w:val="0"/>
              </w:rPr>
            </w:pPr>
            <w:r>
              <w:rPr>
                <w:b w:val="1"/>
                <w:bCs w:val="1"/>
                <w:outline w:val="0"/>
                <w:color w:val="000000"/>
                <w:u w:color="000000"/>
                <w:shd w:val="nil" w:color="auto" w:fill="auto"/>
                <w:rtl w:val="0"/>
                <w:lang w:val="en-US"/>
                <w14:textFill>
                  <w14:solidFill>
                    <w14:srgbClr w14:val="000000"/>
                  </w14:solidFill>
                </w14:textFill>
              </w:rPr>
              <w:t xml:space="preserve">Note on dimension priority: </w:t>
            </w:r>
            <w:r>
              <w:rPr>
                <w:outline w:val="0"/>
                <w:color w:val="000000"/>
                <w:u w:color="000000"/>
                <w:shd w:val="nil" w:color="auto" w:fill="auto"/>
                <w:rtl w:val="0"/>
                <w:lang w:val="en-US"/>
                <w14:textFill>
                  <w14:solidFill>
                    <w14:srgbClr w14:val="000000"/>
                  </w14:solidFill>
                </w14:textFill>
              </w:rPr>
              <w:t xml:space="preserve">Correctness is the primary dimension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it is investigated first when diagnosing failures. But in this example all three dimensions pass, so priority determines the order of the remediation notes below, not the gate outcome. All three must pass independently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 high score on one cannot compensate for a failure on another.</w:t>
            </w:r>
          </w:p>
        </w:tc>
      </w:tr>
    </w:tbl>
    <w:p>
      <w:pPr>
        <w:pStyle w:val="Body"/>
        <w:widowControl w:val="0"/>
        <w:spacing w:before="120" w:after="6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Selected Reviewer Rationale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Score 2 Responses</w:t>
      </w:r>
    </w:p>
    <w:p>
      <w:pPr>
        <w:pStyle w:val="Body"/>
        <w:spacing w:before="60" w:after="60"/>
      </w:pPr>
      <w:r>
        <w:rPr>
          <w:outline w:val="0"/>
          <w:color w:val="000000"/>
          <w:u w:color="000000"/>
          <w:rtl w:val="0"/>
          <w:lang w:val="en-US"/>
          <w14:textFill>
            <w14:solidFill>
              <w14:srgbClr w14:val="000000"/>
            </w14:solidFill>
          </w14:textFill>
        </w:rPr>
        <w:t>Three responses scored 2 across all dimensions. Written rationale required for all scores below 4. This would not stop seeking Director</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office approval for proceeding to Layer 3 but failures should still be documented with remediation steps/resolution decision and added as benchmarks. Resolution options can be discussed with Director</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xml:space="preserve">s office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e.g., issues such as better terminology definitions or targeted user training do not require a full re-run of Layers 1 and 2.</w:t>
      </w:r>
    </w:p>
    <w:p>
      <w:pPr>
        <w:pStyle w:val="Body"/>
        <w:spacing w:after="40"/>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75"/>
        <w:gridCol w:w="1599"/>
        <w:gridCol w:w="809"/>
        <w:gridCol w:w="4677"/>
      </w:tblGrid>
      <w:tr>
        <w:tblPrEx>
          <w:shd w:val="clear" w:color="auto" w:fill="156082"/>
        </w:tblPrEx>
        <w:trPr>
          <w:trHeight w:val="224" w:hRule="atLeast"/>
          <w:tblHeader/>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Question</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Reviewer rationale</w:t>
            </w:r>
          </w:p>
        </w:tc>
      </w:tr>
      <w:tr>
        <w:tblPrEx>
          <w:shd w:val="clear" w:color="auto" w:fill="cad1d7"/>
        </w:tblPrEx>
        <w:trPr>
          <w:trHeight w:val="1323" w:hRule="atLeast"/>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List all borrowers in the agriculture sector with exposure above $2M.</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SQL Correctness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Genie joined on sector_code = 'AG' but the table uses sector_name = 'Agriculture'. Three borrowers with sector_code 'AGRI' were excluded. Join condition uses wrong field. Developer to add entity synonym for agriculture sector codes in the knowledge store.</w:t>
            </w:r>
          </w:p>
        </w:tc>
      </w:tr>
      <w:tr>
        <w:tblPrEx>
          <w:shd w:val="clear" w:color="auto" w:fill="cad1d7"/>
        </w:tblPrEx>
        <w:trPr>
          <w:trHeight w:val="1763" w:hRule="atLeast"/>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percentage of the portfolio is classified as Watch List?</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Result returned 4.2%. Cross-reference against risk rating report shows 5.1%. Two borrowers recently moved to Watch List are in the pending_classifications staging table, not the main risk_ratings table. Genie queries main table only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known data latency gap, not a SQL error. Developer to document this limitation in space instructions.</w:t>
            </w:r>
          </w:p>
        </w:tc>
      </w:tr>
      <w:tr>
        <w:tblPrEx>
          <w:shd w:val="clear" w:color="auto" w:fill="cad1d7"/>
        </w:tblPrEx>
        <w:trPr>
          <w:trHeight w:val="1323" w:hRule="atLeast"/>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total fee income by loan type for the last 12 months.</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Data Value Accuracy</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Values directionally correct but off by approximately 8%. The loan_fees view includes origination fees but the standard management report excludes them. Definition mismatch. Developer to align view definition or add a result note explaining the inclusion.</w:t>
            </w:r>
          </w:p>
        </w:tc>
      </w:tr>
    </w:tbl>
    <w:p>
      <w:pPr>
        <w:pStyle w:val="Body"/>
        <w:widowControl w:val="0"/>
        <w:spacing w:after="40"/>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2e74b5"/>
          <w:sz w:val="24"/>
          <w:szCs w:val="24"/>
          <w:u w:color="2e74b5"/>
          <w14:textFill>
            <w14:solidFill>
              <w14:srgbClr w14:val="2E74B5"/>
            </w14:solidFill>
          </w14:textFill>
        </w:rPr>
        <w:br w:type="page"/>
      </w:r>
    </w:p>
    <w:p>
      <w:pPr>
        <w:pStyle w:val="Body"/>
        <w:spacing w:before="160" w:after="80"/>
      </w:pPr>
      <w:r>
        <w:rPr>
          <w:b w:val="1"/>
          <w:bCs w:val="1"/>
          <w:outline w:val="0"/>
          <w:color w:val="2e74b5"/>
          <w:sz w:val="24"/>
          <w:szCs w:val="24"/>
          <w:u w:color="2e74b5"/>
          <w:rtl w:val="0"/>
          <w:lang w:val="en-US"/>
          <w14:textFill>
            <w14:solidFill>
              <w14:srgbClr w14:val="2E74B5"/>
            </w14:solidFill>
          </w14:textFill>
        </w:rPr>
        <w:t>Policy and Compliance Gate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2800"/>
        <w:gridCol w:w="1400"/>
        <w:gridCol w:w="3360"/>
      </w:tblGrid>
      <w:tr>
        <w:tblPrEx>
          <w:shd w:val="clear" w:color="auto" w:fill="156082"/>
        </w:tblPrEx>
        <w:trPr>
          <w:trHeight w:val="444" w:hRule="atLeast"/>
          <w:tblHeader/>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Responses reviewed</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Reviewer</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FAILs</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Gate result</w:t>
            </w:r>
          </w:p>
        </w:tc>
      </w:tr>
      <w:tr>
        <w:tblPrEx>
          <w:shd w:val="clear" w:color="auto" w:fill="cad1d7"/>
        </w:tblPrEx>
        <w:trPr>
          <w:trHeight w:val="443"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25</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Compliance Officer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Credit</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no Policy/Compliance FAILs</w:t>
            </w:r>
          </w:p>
        </w:tc>
      </w:tr>
    </w:tbl>
    <w:p>
      <w:pPr>
        <w:pStyle w:val="Body"/>
        <w:widowControl w:val="0"/>
        <w:spacing w:before="160" w:after="80"/>
      </w:pPr>
    </w:p>
    <w:p>
      <w:pPr>
        <w:pStyle w:val="Body"/>
      </w:pPr>
      <w:ins w:id="12" w:date="2026-06-04T00:00:00Z" w:author="Claude">
        <w:r>
          <w:rPr>
            <w:b w:val="1"/>
            <w:bCs w:val="1"/>
            <w:rtl w:val="0"/>
            <w:lang w:val="en-US"/>
          </w:rPr>
          <w:t>Appropriate Refusal / Boundary Handling Gate</w:t>
        </w:r>
      </w:ins>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1400"/>
        <w:gridCol w:w="6160"/>
      </w:tblGrid>
      <w:tr>
        <w:tblPrEx>
          <w:shd w:val="clear" w:color="auto" w:fill="156082"/>
        </w:tblPrEx>
        <w:trPr>
          <w:trHeight w:val="663" w:hRule="atLeast"/>
          <w:tblHeader/>
        </w:trPr>
        <w:tc>
          <w:tcPr>
            <w:tcW w:type="dxa" w:w="1800"/>
            <w:tcBorders>
              <w:top w:val="single" w:color="000000" w:sz="4" w:space="0" w:shadow="0" w:frame="0"/>
              <w:left w:val="single" w:color="000000" w:sz="4" w:space="0" w:shadow="0" w:frame="0"/>
              <w:bottom w:val="single" w:color="cccccc" w:sz="4" w:space="0" w:shadow="0" w:frame="0"/>
              <w:right w:val="single" w:color="cccccc"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Out-of-scope questions reviewed</w:t>
            </w:r>
          </w:p>
        </w:tc>
        <w:tc>
          <w:tcPr>
            <w:tcW w:type="dxa" w:w="1400"/>
            <w:tcBorders>
              <w:top w:val="single" w:color="000000" w:sz="4" w:space="0" w:shadow="0" w:frame="0"/>
              <w:left w:val="single" w:color="cccccc" w:sz="4" w:space="0" w:shadow="0" w:frame="0"/>
              <w:bottom w:val="single" w:color="cccccc" w:sz="4" w:space="0" w:shadow="0" w:frame="0"/>
              <w:right w:val="single" w:color="cccccc"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FAILs</w:t>
            </w:r>
          </w:p>
        </w:tc>
        <w:tc>
          <w:tcPr>
            <w:tcW w:type="dxa" w:w="6160"/>
            <w:tcBorders>
              <w:top w:val="single" w:color="000000" w:sz="4" w:space="0" w:shadow="0" w:frame="0"/>
              <w:left w:val="single" w:color="cccccc" w:sz="4" w:space="0" w:shadow="0" w:frame="0"/>
              <w:bottom w:val="single" w:color="cccccc" w:sz="4" w:space="0" w:shadow="0" w:frame="0"/>
              <w:right w:val="single" w:color="000000"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Gate result</w:t>
            </w:r>
          </w:p>
        </w:tc>
      </w:tr>
      <w:tr>
        <w:tblPrEx>
          <w:shd w:val="clear" w:color="auto" w:fill="cad1d7"/>
        </w:tblPrEx>
        <w:trPr>
          <w:trHeight w:val="443" w:hRule="atLeast"/>
        </w:trPr>
        <w:tc>
          <w:tcPr>
            <w:tcW w:type="dxa" w:w="1800"/>
            <w:tcBorders>
              <w:top w:val="single" w:color="cccccc" w:sz="4" w:space="0" w:shadow="0" w:frame="0"/>
              <w:left w:val="single" w:color="000000" w:sz="4" w:space="0" w:shadow="0" w:frame="0"/>
              <w:bottom w:val="single" w:color="000000"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5 (</w:t>
            </w:r>
            <w:r>
              <w:rPr>
                <w:shd w:val="nil" w:color="auto" w:fill="auto"/>
                <w:rtl w:val="0"/>
                <w:lang w:val="en-US"/>
              </w:rPr>
              <w:t>≈</w:t>
            </w:r>
            <w:r>
              <w:rPr>
                <w:shd w:val="nil" w:color="auto" w:fill="auto"/>
                <w:rtl w:val="0"/>
                <w:lang w:val="en-US"/>
              </w:rPr>
              <w:t>20% of 25 sampled)</w:t>
            </w:r>
          </w:p>
        </w:tc>
        <w:tc>
          <w:tcPr>
            <w:tcW w:type="dxa" w:w="1400"/>
            <w:tcBorders>
              <w:top w:val="single" w:color="cccccc" w:sz="4" w:space="0" w:shadow="0" w:frame="0"/>
              <w:left w:val="single" w:color="cccccc" w:sz="4" w:space="0" w:shadow="0" w:frame="0"/>
              <w:bottom w:val="single" w:color="000000"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0</w:t>
            </w:r>
          </w:p>
        </w:tc>
        <w:tc>
          <w:tcPr>
            <w:tcW w:type="dxa" w:w="6160"/>
            <w:tcBorders>
              <w:top w:val="single" w:color="cccccc" w:sz="4" w:space="0" w:shadow="0" w:frame="0"/>
              <w:left w:val="single" w:color="cccccc"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PASS </w:t>
            </w:r>
            <w:r>
              <w:rPr>
                <w:shd w:val="nil" w:color="auto" w:fill="auto"/>
                <w:rtl w:val="0"/>
                <w:lang w:val="en-US"/>
              </w:rPr>
              <w:t xml:space="preserve">— </w:t>
            </w:r>
            <w:r>
              <w:rPr>
                <w:shd w:val="nil" w:color="auto" w:fill="auto"/>
                <w:rtl w:val="0"/>
                <w:lang w:val="en-US"/>
              </w:rPr>
              <w:t>All out-of-scope questions were clearly declined with appropriate scope guidance.</w:t>
            </w:r>
          </w:p>
        </w:tc>
      </w:tr>
    </w:tbl>
    <w:p>
      <w:pPr>
        <w:pStyle w:val="Body"/>
        <w:widowControl w:val="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Layer 2 Gate Decision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fd8"/>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GATE 2: 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Director</w:t>
            </w:r>
            <w:r>
              <w:rPr>
                <w:b w:val="1"/>
                <w:bCs w:val="1"/>
                <w:outline w:val="0"/>
                <w:color w:val="1d6b34"/>
                <w:u w:color="1d6b34"/>
                <w:shd w:val="nil" w:color="auto" w:fill="auto"/>
                <w:rtl w:val="0"/>
                <w:lang w:val="en-US"/>
                <w14:textFill>
                  <w14:solidFill>
                    <w14:srgbClr w14:val="1D6B34"/>
                  </w14:solidFill>
                </w14:textFill>
              </w:rPr>
              <w:t>’</w:t>
            </w:r>
            <w:r>
              <w:rPr>
                <w:b w:val="1"/>
                <w:bCs w:val="1"/>
                <w:outline w:val="0"/>
                <w:color w:val="1d6b34"/>
                <w:u w:color="1d6b34"/>
                <w:shd w:val="nil" w:color="auto" w:fill="auto"/>
                <w:rtl w:val="0"/>
                <w:lang w:val="en-US"/>
                <w14:textFill>
                  <w14:solidFill>
                    <w14:srgbClr w14:val="1D6B34"/>
                  </w14:solidFill>
                </w14:textFill>
              </w:rPr>
              <w:t>s office updated and give approval for space to proceed to Layer 3 Business User Pilot</w:t>
            </w:r>
          </w:p>
        </w:tc>
      </w:tr>
    </w:tbl>
    <w:p>
      <w:pPr>
        <w:pStyle w:val="Body"/>
        <w:widowControl w:val="0"/>
        <w:spacing w:before="160" w:after="80"/>
      </w:pPr>
    </w:p>
    <w:p>
      <w:pPr>
        <w:pStyle w:val="Body"/>
        <w:spacing w:after="6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96"/>
        <w:gridCol w:w="1589"/>
        <w:gridCol w:w="1593"/>
        <w:gridCol w:w="860"/>
        <w:gridCol w:w="3522"/>
      </w:tblGrid>
      <w:tr>
        <w:tblPrEx>
          <w:shd w:val="clear" w:color="auto" w:fill="156082"/>
        </w:tblPrEx>
        <w:trPr>
          <w:trHeight w:val="444" w:hRule="atLeast"/>
          <w:tblHeader/>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 scoring at floor+</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Threshold</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Notes</w:t>
            </w:r>
          </w:p>
        </w:tc>
      </w:tr>
      <w:tr>
        <w:tblPrEx>
          <w:shd w:val="clear" w:color="auto" w:fill="cad1d7"/>
        </w:tblPrEx>
        <w:trPr>
          <w:trHeight w:val="88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SQL Correctness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88%</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Two borderline score-3 responses and one score-2 on sector synonym gap. Minor item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developer to add entity synonym before Layer 3.</w:t>
            </w:r>
          </w:p>
        </w:tc>
      </w:tr>
      <w:tr>
        <w:tblPrEx>
          <w:shd w:val="clear" w:color="auto" w:fill="cad1d7"/>
        </w:tblPrEx>
        <w:trPr>
          <w:trHeight w:val="88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4+</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One score-2 related to data latency in staging table. Known limitation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developer to document in space instructions before Layer 3.</w:t>
            </w:r>
          </w:p>
        </w:tc>
      </w:tr>
      <w:tr>
        <w:tblPrEx>
          <w:shd w:val="clear" w:color="auto" w:fill="cad1d7"/>
        </w:tblPrEx>
        <w:trPr>
          <w:trHeight w:val="66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Data Value Accuracy</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88%</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One score-2 on fee income definition mismatch. Developer to align view or add clarifying note.</w:t>
            </w:r>
          </w:p>
        </w:tc>
      </w:tr>
      <w:tr>
        <w:tblPrEx>
          <w:shd w:val="clear" w:color="auto" w:fill="cad1d7"/>
        </w:tblPrEx>
        <w:trPr>
          <w:trHeight w:val="44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Policy &amp; Compliance</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N/A</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Zero FAILs</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No compliance issues.</w:t>
            </w:r>
          </w:p>
        </w:tc>
      </w:tr>
      <w:tr>
        <w:tblPrEx>
          <w:shd w:val="clear" w:color="auto" w:fill="cad1d7"/>
        </w:tblPrEx>
        <w:trPr>
          <w:trHeight w:val="88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Appropriate Refusal / Boundary Handling</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N/A</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Zero FAILs</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All out-of-scope questions in the sampled set were clearly declined with appropriate scope guidance. No partial results returned.</w:t>
            </w:r>
          </w:p>
        </w:tc>
      </w:tr>
    </w:tbl>
    <w:p>
      <w:pPr>
        <w:pStyle w:val="Body"/>
        <w:widowControl w:val="0"/>
        <w:spacing w:after="60"/>
        <w:rPr>
          <w:rStyle w:val="eop"/>
          <w:sz w:val="22"/>
          <w:szCs w:val="22"/>
        </w:rPr>
      </w:pPr>
    </w:p>
    <w:p>
      <w:pPr>
        <w:pStyle w:val="Body"/>
        <w:spacing w:after="8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9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2cc"/>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Three minor items for developer to resolve before Layer 3 begins:</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1. Add entity synonym for agriculture sector codes (AG / AGRI / Agriculture) in the Genie Space knowledge store.</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2. Add a text note to space instructions documenting the pending_classifications data latency gap and informing users.</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3. Align the loan_fees view definition or add a result note explaining origination fee inclusion.</w:t>
            </w: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None of these require a Layer 1 re-run or Layer 2 re-review. Confirm fixes are in place before recruiting Layer 3 testers.</w:t>
            </w:r>
          </w:p>
        </w:tc>
      </w:tr>
    </w:tbl>
    <w:p>
      <w:pPr>
        <w:pStyle w:val="Body"/>
        <w:widowControl w:val="0"/>
        <w:spacing w:after="80"/>
        <w:rPr>
          <w:rStyle w:val="eop"/>
          <w:sz w:val="22"/>
          <w:szCs w:val="22"/>
        </w:rPr>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2e74b5"/>
          <w:sz w:val="24"/>
          <w:szCs w:val="24"/>
          <w:u w:color="2e74b5"/>
          <w14:textFill>
            <w14:solidFill>
              <w14:srgbClr w14:val="2E74B5"/>
            </w14:solidFill>
          </w14:textFill>
        </w:rPr>
        <w:br w:type="page"/>
      </w: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3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Business User Pilot</w:t>
      </w:r>
    </w:p>
    <w:p>
      <w:pPr>
        <w:pStyle w:val="Body"/>
        <w:spacing w:before="60" w:after="60"/>
      </w:pPr>
      <w:r>
        <w:rPr>
          <w:outline w:val="0"/>
          <w:color w:val="000000"/>
          <w:u w:color="000000"/>
          <w:rtl w:val="0"/>
          <w:lang w:val="en-US"/>
          <w14:textFill>
            <w14:solidFill>
              <w14:srgbClr w14:val="000000"/>
            </w14:solidFill>
          </w14:textFill>
        </w:rPr>
        <w:t>10 business user testers (7 portfolio managers, 3 credit officers) completed 18 structured questions each, drawn from their job function and the space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charter. Each tester completed a per-interaction rating form immediately after each Genie response using the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5 behavioral scale for all three dimensions. Thumbs up/down in the Genie UI was provided as supplementary signal immediately after the numeric score was assigned. Scores below 4 should also include an explanation. After the pilot, a tester-level diagnostic review was conducted: per-tester score averages were computed for each dimension and checked for outliers (individual mean more than 2 standard deviations below the group mean). No outliers were identified in this pilot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all 10 testers</w:t>
      </w:r>
      <w:r>
        <w:rPr>
          <w:outline w:val="0"/>
          <w:color w:val="000000"/>
          <w:u w:color="000000"/>
          <w:rtl w:val="1"/>
          <w14:textFill>
            <w14:solidFill>
              <w14:srgbClr w14:val="000000"/>
            </w14:solidFill>
          </w14:textFill>
        </w:rPr>
        <w:t xml:space="preserve">’ </w:t>
      </w:r>
      <w:r>
        <w:rPr>
          <w:outline w:val="0"/>
          <w:color w:val="000000"/>
          <w:u w:color="000000"/>
          <w:rtl w:val="0"/>
          <w:lang w:val="en-US"/>
          <w14:textFill>
            <w14:solidFill>
              <w14:srgbClr w14:val="000000"/>
            </w14:solidFill>
          </w14:textFill>
        </w:rPr>
        <w:t>dimension averages fell within normal range. Gate decision is based on the aggregated pool of 180 interactions.</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156082"/>
        </w:tblPrEx>
        <w:trPr>
          <w:trHeight w:val="224" w:hRule="atLeast"/>
          <w:tblHeader/>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Parameter</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Detail</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Testers</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(7 portfolio managers, 3 credit officers)</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list questions per tester</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18</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interactions scored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180  (10 testers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18 questions)</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task completion rate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100%  (all 10 completed all 18 tasks)</w:t>
            </w:r>
          </w:p>
        </w:tc>
      </w:tr>
      <w:tr>
        <w:tblPrEx>
          <w:shd w:val="clear" w:color="auto" w:fill="cad1d7"/>
        </w:tblPrEx>
        <w:trPr>
          <w:trHeight w:val="44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completion threshold (Medium)</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completion gate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r>
    </w:tbl>
    <w:p>
      <w:pPr>
        <w:pStyle w:val="Body"/>
        <w:widowControl w:val="0"/>
        <w:spacing w:after="4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3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Score Distribution (18 interactions)</w:t>
      </w:r>
    </w:p>
    <w:p>
      <w:pPr>
        <w:pStyle w:val="Body"/>
        <w:spacing w:before="60" w:after="60"/>
      </w:pPr>
      <w:r>
        <w:rPr>
          <w:outline w:val="0"/>
          <w:color w:val="000000"/>
          <w:u w:color="000000"/>
          <w:rtl w:val="0"/>
          <w:lang w:val="en-US"/>
          <w14:textFill>
            <w14:solidFill>
              <w14:srgbClr w14:val="000000"/>
            </w14:solidFill>
          </w14:textFill>
        </w:rPr>
        <w:t>Testers scored each interaction on all three dimensions using the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5 behavioral anchors immediately after receiving each response. Below is a sample from one tester.</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44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Task Completion (18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 Usefulness (18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Clarity &amp; Interpretability (18 interactions)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7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7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Count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16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 responses (score 3, 4, or 5)</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 = 94%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16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 = 88%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 = 94%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3+</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88%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r>
    </w:tbl>
    <w:p>
      <w:pPr>
        <w:pStyle w:val="Body"/>
        <w:widowControl w:val="0"/>
        <w:spacing w:after="40"/>
      </w:pPr>
    </w:p>
    <w:p>
      <w:pPr>
        <w:pStyle w:val="Body"/>
        <w:spacing w:after="80"/>
        <w:rPr>
          <w:rStyle w:val="eop"/>
          <w:sz w:val="22"/>
          <w:szCs w:val="22"/>
        </w:rPr>
      </w:pPr>
    </w:p>
    <w:p>
      <w:pPr>
        <w:pStyle w:val="Body"/>
        <w:spacing w:after="80"/>
        <w:rPr>
          <w:sz w:val="22"/>
          <w:szCs w:val="22"/>
        </w:rPr>
      </w:pPr>
      <w:r>
        <w:rPr>
          <w:sz w:val="22"/>
          <w:szCs w:val="22"/>
          <w:rtl w:val="0"/>
          <w:lang w:val="en-US"/>
        </w:rPr>
        <w:t>The following table shows the aggregated results from all 10 testers and their 180 questions combined.</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44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Task Completion (180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 Usefulness (180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Clarity &amp; Interpretability (180 interactions)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102  (57%)</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91  (51%)</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79  (44%)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68  (38%)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61  (34%)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82  (46%)</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  (3%)</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14  (8%)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13  (7%)</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3  (2%)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5  (3%)</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(1%)</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4  (2%)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(1%)</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Count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170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152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174 responses (score 3, 4, or 5)</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170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180 = 94%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152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180 = 84%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174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180 = 97%</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3+</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97%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r>
    </w:tbl>
    <w:p>
      <w:pPr>
        <w:pStyle w:val="Body"/>
        <w:widowControl w:val="0"/>
        <w:spacing w:after="40"/>
      </w:pPr>
    </w:p>
    <w:p>
      <w:pPr>
        <w:pStyle w:val="Body"/>
        <w:spacing w:after="80"/>
        <w:rPr>
          <w:rStyle w:val="eop"/>
          <w:sz w:val="22"/>
          <w:szCs w:val="22"/>
        </w:rPr>
      </w:pPr>
    </w:p>
    <w:p>
      <w:pPr>
        <w:pStyle w:val="Body"/>
        <w:spacing w:after="80"/>
        <w:rPr>
          <w:rStyle w:val="eop"/>
          <w:sz w:val="22"/>
          <w:szCs w:val="22"/>
        </w:rPr>
      </w:pPr>
    </w:p>
    <w:p>
      <w:pPr>
        <w:pStyle w:val="Body"/>
        <w:spacing w:before="120" w:after="60"/>
      </w:pPr>
      <w:r>
        <w:rPr>
          <w:b w:val="1"/>
          <w:bCs w:val="1"/>
          <w:outline w:val="0"/>
          <w:color w:val="1f3864"/>
          <w:u w:color="1f3864"/>
          <w:rtl w:val="0"/>
          <w:lang w:val="en-US"/>
          <w14:textFill>
            <w14:solidFill>
              <w14:srgbClr w14:val="1F3864"/>
            </w14:solidFill>
          </w14:textFill>
        </w:rPr>
        <w:t>How to Read the Layer 3 Calculation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34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Task Completion (floor = score 4+): </w:t>
            </w:r>
            <w:r>
              <w:rPr>
                <w:outline w:val="0"/>
                <w:color w:val="000000"/>
                <w:u w:color="000000"/>
                <w:shd w:val="nil" w:color="auto" w:fill="auto"/>
                <w:rtl w:val="0"/>
                <w:lang w:val="en-US"/>
                <w14:textFill>
                  <w14:solidFill>
                    <w14:srgbClr w14:val="000000"/>
                  </w14:solidFill>
                </w14:textFill>
              </w:rPr>
              <w:t xml:space="preserve">170 of 180 interactions scored 4 or 5. 170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180 = 94.4%.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Result Usefulness (floor = score 4+): </w:t>
            </w:r>
            <w:r>
              <w:rPr>
                <w:outline w:val="0"/>
                <w:color w:val="000000"/>
                <w:u w:color="000000"/>
                <w:shd w:val="nil" w:color="auto" w:fill="auto"/>
                <w:rtl w:val="0"/>
                <w:lang w:val="en-US"/>
                <w14:textFill>
                  <w14:solidFill>
                    <w14:srgbClr w14:val="000000"/>
                  </w14:solidFill>
                </w14:textFill>
              </w:rPr>
              <w:t xml:space="preserve">152 of 180 scored 4 or 5. 152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180 = 84.4%.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Clarity &amp; Interpretability (floor = score 3+): </w:t>
            </w:r>
            <w:r>
              <w:rPr>
                <w:outline w:val="0"/>
                <w:color w:val="000000"/>
                <w:u w:color="000000"/>
                <w:shd w:val="nil" w:color="auto" w:fill="auto"/>
                <w:rtl w:val="0"/>
                <w:lang w:val="en-US"/>
                <w14:textFill>
                  <w14:solidFill>
                    <w14:srgbClr w14:val="000000"/>
                  </w14:solidFill>
                </w14:textFill>
              </w:rPr>
              <w:t xml:space="preserve">174 of 180 scored 3, 4, or 5. 174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180 = 96.7%.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Why Clarity uses a lower floor (3+) while TC and RU require 4+: </w:t>
            </w:r>
            <w:r>
              <w:rPr>
                <w:outline w:val="0"/>
                <w:color w:val="000000"/>
                <w:u w:color="000000"/>
                <w:shd w:val="nil" w:color="auto" w:fill="auto"/>
                <w:rtl w:val="0"/>
                <w:lang w:val="en-US"/>
                <w14:textFill>
                  <w14:solidFill>
                    <w14:srgbClr w14:val="000000"/>
                  </w14:solidFill>
                </w14:textFill>
              </w:rPr>
              <w:t xml:space="preserve">Clarity failures are typically addressable through metadata improvements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better column descriptions, cleaner view naming, synonym additions. They signal presentation quality, not SQL correctness. TC and RU directly measure whether the user's task was completed and whether the result is actionable, so a higher floor (4+ not 3+) is required at Medium risk.</w:t>
            </w:r>
          </w:p>
          <w:p>
            <w:pPr>
              <w:pStyle w:val="Body"/>
              <w:bidi w:val="0"/>
              <w:spacing w:before="40" w:after="40"/>
              <w:ind w:left="0" w:right="0" w:firstLine="0"/>
              <w:jc w:val="left"/>
              <w:rPr>
                <w:rtl w:val="0"/>
              </w:rPr>
            </w:pPr>
            <w:r>
              <w:rPr>
                <w:b w:val="1"/>
                <w:bCs w:val="1"/>
                <w:outline w:val="0"/>
                <w:color w:val="000000"/>
                <w:u w:color="000000"/>
                <w:shd w:val="nil" w:color="auto" w:fill="auto"/>
                <w:rtl w:val="0"/>
                <w:lang w:val="en-US"/>
                <w14:textFill>
                  <w14:solidFill>
                    <w14:srgbClr w14:val="000000"/>
                  </w14:solidFill>
                </w14:textFill>
              </w:rPr>
              <w:t xml:space="preserve">Note on dimension priority: </w:t>
            </w:r>
            <w:r>
              <w:rPr>
                <w:outline w:val="0"/>
                <w:color w:val="000000"/>
                <w:u w:color="000000"/>
                <w:shd w:val="nil" w:color="auto" w:fill="auto"/>
                <w:rtl w:val="0"/>
                <w:lang w:val="en-US"/>
                <w14:textFill>
                  <w14:solidFill>
                    <w14:srgbClr w14:val="000000"/>
                  </w14:solidFill>
                </w14:textFill>
              </w:rPr>
              <w:t xml:space="preserve">Task Completion is the primary dimension at Layer 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if only one dimension fails, investigate TC first. All three must pass independently. The 10 interactions scoring below 4 on Result Usefulness are the most important to diagnose, since RU is the secondary dimension and passed by the smallest margin (84% vs 80% threshold).</w:t>
            </w:r>
          </w:p>
        </w:tc>
      </w:tr>
    </w:tbl>
    <w:p>
      <w:pPr>
        <w:pStyle w:val="Body"/>
        <w:widowControl w:val="0"/>
        <w:spacing w:before="120" w:after="6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Selected Tester Comments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Score 1 and 2 Interactions</w:t>
      </w:r>
    </w:p>
    <w:p>
      <w:pPr>
        <w:pStyle w:val="Body"/>
        <w:spacing w:before="60" w:after="60"/>
      </w:pPr>
      <w:r>
        <w:rPr>
          <w:outline w:val="0"/>
          <w:color w:val="000000"/>
          <w:u w:color="000000"/>
          <w:rtl w:val="0"/>
          <w:lang w:val="en-US"/>
          <w14:textFill>
            <w14:solidFill>
              <w14:srgbClr w14:val="000000"/>
            </w14:solidFill>
          </w14:textFill>
        </w:rPr>
        <w:t>All interactions scoring 1 or 2 on any dimension must be diagnosed. Selected examples:</w:t>
      </w:r>
    </w:p>
    <w:p>
      <w:pPr>
        <w:pStyle w:val="Body"/>
        <w:spacing w:after="40"/>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79"/>
        <w:gridCol w:w="1591"/>
        <w:gridCol w:w="809"/>
        <w:gridCol w:w="4681"/>
      </w:tblGrid>
      <w:tr>
        <w:tblPrEx>
          <w:shd w:val="clear" w:color="auto" w:fill="156082"/>
        </w:tblPrEx>
        <w:trPr>
          <w:trHeight w:val="224" w:hRule="atLeast"/>
          <w:tblHeader/>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Question</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Tester comment and diagnosis</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me top 10 borrowers by committed exposure.</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Completion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Tester comment: 'Result showed drawn balance not committed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those are different numbers for revolving facilities.' Diagnosis: committed vs drawn exposure distinction surfacing again. Developer to add example SQL using committed_exposure field. Add to benchmark set.</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is the average loan size for commercial real estate borrowers?</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Completion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comment: 'Got a message saying it couldn't find commercial real estate as a category.' Diagnosis: Genie could not match 'commercial real estate' to the internal category name 'CRE'. Add entity synonym in knowledge store. Add to benchmark set.</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me the portfolio maturity profile.</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 Usefulness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Tester comment: 'The result was correct dates but I need maturity buckets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0-1yr, 1-3yr, 3-5yr, 5yr+. I would have to rework this before using it.' Diagnosis: technically correct SQL but wrong output format for business use. Add example SQL with maturity bucketing to the space.</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percentage of borrowers are rated investment grade?</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 Usefulness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Tester comment: 'The answer was 15 rows of individual rating grades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I had to add them up myself.' Diagnosis: Genie returned granular rating breakdown rather than a summary. Add example SQL grouping investment grade (BBB- and above) vs non-investment grade.</w:t>
            </w:r>
          </w:p>
        </w:tc>
      </w:tr>
    </w:tbl>
    <w:p>
      <w:pPr>
        <w:pStyle w:val="Body"/>
        <w:widowControl w:val="0"/>
        <w:spacing w:after="4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Layer 3 Gate Decision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fd8"/>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VALIDATION GATE: 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Space proceeds to staged rollout</w:t>
            </w:r>
          </w:p>
        </w:tc>
      </w:tr>
    </w:tbl>
    <w:p>
      <w:pPr>
        <w:pStyle w:val="Body"/>
        <w:widowControl w:val="0"/>
        <w:spacing w:before="160" w:after="80"/>
      </w:pPr>
    </w:p>
    <w:p>
      <w:pPr>
        <w:pStyle w:val="Body"/>
        <w:spacing w:after="6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96"/>
        <w:gridCol w:w="1390"/>
        <w:gridCol w:w="1593"/>
        <w:gridCol w:w="861"/>
        <w:gridCol w:w="3720"/>
      </w:tblGrid>
      <w:tr>
        <w:tblPrEx>
          <w:shd w:val="clear" w:color="auto" w:fill="156082"/>
        </w:tblPrEx>
        <w:trPr>
          <w:trHeight w:val="224" w:hRule="atLeast"/>
          <w:tblHeader/>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 at floor+</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Threshold</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Notes</w:t>
            </w:r>
          </w:p>
        </w:tc>
      </w:tr>
      <w:tr>
        <w:tblPrEx>
          <w:shd w:val="clear" w:color="auto" w:fill="cad1d7"/>
        </w:tblPrEx>
        <w:trPr>
          <w:trHeight w:val="88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Completion</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interactions scored 1 or 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diagnosed. 2 added to benchmark set (committed exposure, CRE synonym). Fixes via knowledge store.</w:t>
            </w:r>
          </w:p>
        </w:tc>
      </w:tr>
      <w:tr>
        <w:tblPrEx>
          <w:shd w:val="clear" w:color="auto" w:fill="cad1d7"/>
        </w:tblPrEx>
        <w:trPr>
          <w:trHeight w:val="110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 Usefulness</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14 interactions scored 1 or 2. Most related to output format preference not wrong data. Maturity bucketing and investment grade grouping example SQL to be added.</w:t>
            </w:r>
          </w:p>
        </w:tc>
      </w:tr>
      <w:tr>
        <w:tblPrEx>
          <w:shd w:val="clear" w:color="auto" w:fill="cad1d7"/>
        </w:tblPrEx>
        <w:trPr>
          <w:trHeight w:val="66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Clarity &amp; Interpretability</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97%</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3+</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6 low-scoring interactions. No systematic issue identified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isolated wording and formatting preferences.</w:t>
            </w:r>
          </w:p>
        </w:tc>
      </w:tr>
      <w:tr>
        <w:tblPrEx>
          <w:shd w:val="clear" w:color="auto" w:fill="cad1d7"/>
        </w:tblPrEx>
        <w:trPr>
          <w:trHeight w:val="44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completion rate</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100%</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All 10 testers completed all 18 tasks.</w:t>
            </w:r>
          </w:p>
        </w:tc>
      </w:tr>
    </w:tbl>
    <w:p>
      <w:pPr>
        <w:pStyle w:val="Body"/>
        <w:widowControl w:val="0"/>
        <w:spacing w:after="60"/>
        <w:rPr>
          <w:rStyle w:val="eop"/>
          <w:sz w:val="22"/>
          <w:szCs w:val="22"/>
        </w:rPr>
      </w:pPr>
    </w:p>
    <w:p>
      <w:pPr>
        <w:pStyle w:val="Body"/>
        <w:spacing w:after="8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7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2cc"/>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Four items to complete before or during 10% rollout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none block deployment:</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1. Add committed_exposure field to borrower exposure example SQL.</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2. Add 'commercial real estate / CRE / CRE loans' entity synonym in knowledge store.</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3. Add maturity bucketing example SQL (0-1yr, 1-3yr, 3-5yr, 5yr+).</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4. Add investment grade grouping example SQL (investment grade vs non-investment grade summary).</w:t>
            </w: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All four must be confirmed in benchmarks before the 25% rollout gate. Two new benchmark questions added from Layer 3 (committed exposure, CRE category).</w:t>
            </w:r>
          </w:p>
        </w:tc>
      </w:tr>
    </w:tbl>
    <w:p>
      <w:pPr>
        <w:pStyle w:val="Body"/>
        <w:widowControl w:val="0"/>
        <w:spacing w:after="80"/>
        <w:rPr>
          <w:rStyle w:val="eop"/>
          <w:sz w:val="22"/>
          <w:szCs w:val="22"/>
        </w:rPr>
      </w:pPr>
    </w:p>
    <w:p>
      <w:pPr>
        <w:pStyle w:val="Body"/>
        <w:spacing w:after="80"/>
        <w:rPr>
          <w:rStyle w:val="eop"/>
          <w:sz w:val="22"/>
          <w:szCs w:val="22"/>
        </w:rPr>
      </w:pPr>
    </w:p>
    <w:p>
      <w:pPr>
        <w:pStyle w:val="Body"/>
        <w:spacing w:before="200" w:after="100"/>
      </w:pPr>
      <w:r>
        <w:rPr>
          <w:b w:val="1"/>
          <w:bCs w:val="1"/>
          <w:outline w:val="0"/>
          <w:color w:val="1d6b34"/>
          <w:sz w:val="28"/>
          <w:szCs w:val="28"/>
          <w:u w:color="1d6b34"/>
          <w:rtl w:val="0"/>
          <w:lang w:val="en-US"/>
          <w14:textFill>
            <w14:solidFill>
              <w14:srgbClr w14:val="1D6B34"/>
            </w14:solidFill>
          </w14:textFill>
        </w:rPr>
        <w:t xml:space="preserve">Final Outcome </w:t>
      </w:r>
      <w:r>
        <w:rPr>
          <w:b w:val="1"/>
          <w:bCs w:val="1"/>
          <w:outline w:val="0"/>
          <w:color w:val="1d6b34"/>
          <w:sz w:val="28"/>
          <w:szCs w:val="28"/>
          <w:u w:color="1d6b34"/>
          <w:rtl w:val="0"/>
          <w:lang w:val="en-US"/>
          <w14:textFill>
            <w14:solidFill>
              <w14:srgbClr w14:val="1D6B34"/>
            </w14:solidFill>
          </w14:textFill>
        </w:rPr>
        <w:t xml:space="preserve">— </w:t>
      </w:r>
      <w:r>
        <w:rPr>
          <w:b w:val="1"/>
          <w:bCs w:val="1"/>
          <w:outline w:val="0"/>
          <w:color w:val="1d6b34"/>
          <w:sz w:val="28"/>
          <w:szCs w:val="28"/>
          <w:u w:color="1d6b34"/>
          <w:rtl w:val="0"/>
          <w:lang w:val="en-US"/>
          <w14:textFill>
            <w14:solidFill>
              <w14:srgbClr w14:val="1D6B34"/>
            </w14:solidFill>
          </w14:textFill>
        </w:rPr>
        <w:t>Example 2</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fd8"/>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DEPLOYMENT AUTHORIZED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Proceed to 10% staged rollout</w:t>
            </w:r>
          </w:p>
        </w:tc>
      </w:tr>
    </w:tbl>
    <w:p>
      <w:pPr>
        <w:pStyle w:val="Body"/>
        <w:widowControl w:val="0"/>
        <w:spacing w:before="200" w:after="100"/>
      </w:pPr>
    </w:p>
    <w:p>
      <w:pPr>
        <w:pStyle w:val="Body"/>
        <w:spacing w:after="60"/>
        <w:rPr>
          <w:rStyle w:val="eop"/>
          <w:sz w:val="22"/>
          <w:szCs w:val="22"/>
        </w:rPr>
      </w:pPr>
    </w:p>
    <w:tbl>
      <w:tblPr>
        <w:tblW w:w="94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4500"/>
        <w:gridCol w:w="2760"/>
      </w:tblGrid>
      <w:tr>
        <w:tblPrEx>
          <w:shd w:val="clear" w:color="auto" w:fill="156082"/>
        </w:tblPrEx>
        <w:trPr>
          <w:trHeight w:val="22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Layer</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Gate</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Layer 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Genie Benchmarks</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rate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commentReference w:id="13"/>
            </w:r>
            <w:r>
              <w:rPr>
                <w:outline w:val="0"/>
                <w:color w:val="000000"/>
                <w:u w:color="000000"/>
                <w:shd w:val="nil" w:color="auto" w:fill="auto"/>
                <w:rtl w:val="0"/>
                <w:lang w:val="en-US"/>
                <w14:textFill>
                  <w14:solidFill>
                    <w14:srgbClr w14:val="000000"/>
                  </w14:solidFill>
                </w14:textFill>
              </w:rPr>
              <w:t>PASS  (95.3%)</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Layer 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SME Structured Review</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All per-dimension thresholds cleared, zero Policy/Compliance FAILs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Layer 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Business User Pilot</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All per-dimension thresholds cleared, tester completion rate met</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r>
      <w:tr>
        <w:tblPrEx>
          <w:shd w:val="clear" w:color="auto" w:fill="cad1d7"/>
        </w:tblPrEx>
        <w:trPr>
          <w:trHeight w:val="66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Staged rollout</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50%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100%</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AUTHORIZED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begin 10% rollout with four improvement items tracked</w:t>
            </w:r>
          </w:p>
        </w:tc>
      </w:tr>
    </w:tbl>
    <w:p>
      <w:pPr>
        <w:pStyle w:val="Body"/>
        <w:widowControl w:val="0"/>
        <w:spacing w:after="60"/>
        <w:rPr>
          <w:rStyle w:val="eop"/>
          <w:sz w:val="22"/>
          <w:szCs w:val="22"/>
        </w:rPr>
      </w:pPr>
    </w:p>
    <w:p>
      <w:pPr>
        <w:pStyle w:val="Body"/>
        <w:spacing w:after="100"/>
      </w:pPr>
      <w:r>
        <w:rPr>
          <w:rStyle w:val="eop"/>
          <w:sz w:val="22"/>
          <w:szCs w:val="22"/>
        </w:rPr>
      </w:r>
    </w:p>
    <w:sectPr>
      <w:headerReference w:type="default" r:id="rId4"/>
      <w:footerReference w:type="default" r:id="rId5"/>
      <w:pgSz w:w="12240" w:h="15840" w:orient="portrait"/>
      <w:pgMar w:top="1080" w:right="1260" w:bottom="1080" w:left="1260" w:header="708" w:footer="708"/>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Palguta, Jennifer" w:date="2026-06-03T10:34:00Z">
    <w:p w14:paraId="1111FFFF">
      <w:pPr>
        <w:pStyle w:val="Default"/>
        <w:bidi w:val="0"/>
      </w:pPr>
    </w:p>
    <w:p w14:paraId="11120000">
      <w:pPr>
        <w:pStyle w:val="Default"/>
        <w:bidi w:val="0"/>
      </w:pPr>
      <w:r>
        <w:rPr>
          <w:rFonts w:cs="Arial Unicode MS" w:eastAsia="Arial Unicode MS"/>
          <w:rtl w:val="0"/>
        </w:rPr>
        <w:t>I believe this is in the system tables which ODAE cannot access (OIT has not granted). We will need to address this as some point.</w:t>
      </w:r>
    </w:p>
  </w:comment>
  <w:comment w:id="2" w:author="Palguta, Jennifer" w:date="2026-06-03T13:18:00Z">
    <w:p w14:paraId="11120001">
      <w:pPr>
        <w:pStyle w:val="Default"/>
        <w:bidi w:val="0"/>
      </w:pPr>
    </w:p>
    <w:p w14:paraId="11120002">
      <w:pPr>
        <w:pStyle w:val="Default"/>
        <w:bidi w:val="0"/>
      </w:pPr>
      <w:r>
        <w:rPr>
          <w:rFonts w:cs="Arial Unicode MS" w:eastAsia="Arial Unicode MS"/>
          <w:rtl w:val="0"/>
        </w:rPr>
        <w:t>I think this is doable but requires access to system tables, which ODAE does not have. Needs investigation/discussion with OIT.</w:t>
      </w:r>
    </w:p>
  </w:comment>
  <w:comment w:id="3" w:author="Palguta, Jennifer" w:date="2026-06-03T13:49:00Z">
    <w:p w14:paraId="11120003">
      <w:pPr>
        <w:pStyle w:val="Default"/>
        <w:bidi w:val="0"/>
      </w:pPr>
    </w:p>
    <w:p w14:paraId="11120004">
      <w:pPr>
        <w:pStyle w:val="Default"/>
        <w:bidi w:val="0"/>
      </w:pPr>
      <w:r>
        <w:rPr>
          <w:rFonts w:cs="Arial Unicode MS" w:eastAsia="Arial Unicode MS"/>
          <w:rtl w:val="0"/>
        </w:rPr>
        <w:t>Do we want to allow some testers not to complete their review?</w:t>
      </w:r>
    </w:p>
  </w:comment>
  <w:comment w:id="8" w:author="Claude" w:date="2026-06-04T13:40:17Z">
    <w:p w14:paraId="11120005">
      <w:pPr>
        <w:pStyle w:val="Default"/>
        <w:bidi w:val="0"/>
      </w:pPr>
    </w:p>
    <w:p w14:paraId="11120006">
      <w:pPr>
        <w:pStyle w:val="Default"/>
        <w:bidi w:val="0"/>
      </w:pPr>
      <w:r>
        <w:rPr>
          <w:rFonts w:cs="Arial Unicode MS" w:eastAsia="Arial Unicode MS"/>
          <w:rtl w:val="0"/>
        </w:rPr>
        <w:t xml:space="preserve">Issue 1 (Math Error): The formula shown here does not match the benchmark data in this table. Total questions = 43, Good = 41 </w:t>
      </w:r>
      <w:r>
        <w:rPr>
          <w:rFonts w:cs="Arial Unicode MS" w:eastAsia="Arial Unicode MS" w:hint="default"/>
          <w:rtl w:val="0"/>
        </w:rPr>
        <w:t xml:space="preserve">— </w:t>
      </w:r>
      <w:r>
        <w:rPr>
          <w:rFonts w:cs="Arial Unicode MS" w:eastAsia="Arial Unicode MS"/>
          <w:rtl w:val="0"/>
        </w:rPr>
        <w:t xml:space="preserve">the correct formula is 41 </w:t>
      </w:r>
      <w:r>
        <w:rPr>
          <w:rFonts w:cs="Arial Unicode MS" w:eastAsia="Arial Unicode MS" w:hint="default"/>
          <w:rtl w:val="0"/>
        </w:rPr>
        <w:t xml:space="preserve">÷ </w:t>
      </w:r>
      <w:r>
        <w:rPr>
          <w:rFonts w:cs="Arial Unicode MS" w:eastAsia="Arial Unicode MS"/>
          <w:rtl w:val="0"/>
        </w:rPr>
        <w:t xml:space="preserve">43 = 95.3%. The numerator and denominator shown (38 </w:t>
      </w:r>
      <w:r>
        <w:rPr>
          <w:rFonts w:cs="Arial Unicode MS" w:eastAsia="Arial Unicode MS" w:hint="default"/>
          <w:rtl w:val="0"/>
        </w:rPr>
        <w:t xml:space="preserve">÷ </w:t>
      </w:r>
      <w:r>
        <w:rPr>
          <w:rFonts w:cs="Arial Unicode MS" w:eastAsia="Arial Unicode MS"/>
          <w:rtl w:val="0"/>
        </w:rPr>
        <w:t>40) appear to be a leftover from an earlier draft before three questions were added during remediation.</w:t>
      </w:r>
    </w:p>
  </w:comment>
  <w:comment w:id="9" w:author="Claude" w:date="2026-06-04T13:40:18Z">
    <w:p w14:paraId="11120007">
      <w:pPr>
        <w:pStyle w:val="Default"/>
        <w:bidi w:val="0"/>
      </w:pPr>
    </w:p>
    <w:p w14:paraId="11120008">
      <w:pPr>
        <w:pStyle w:val="Default"/>
        <w:bidi w:val="0"/>
      </w:pPr>
      <w:r>
        <w:rPr>
          <w:rFonts w:cs="Arial Unicode MS" w:eastAsia="Arial Unicode MS"/>
          <w:rtl w:val="0"/>
        </w:rPr>
        <w:t>IRR Consistency: Example 1</w:t>
      </w:r>
      <w:r>
        <w:rPr>
          <w:rFonts w:cs="Arial Unicode MS" w:eastAsia="Arial Unicode MS" w:hint="default"/>
          <w:rtl w:val="0"/>
        </w:rPr>
        <w:t>’</w:t>
      </w:r>
      <w:r>
        <w:rPr>
          <w:rFonts w:cs="Arial Unicode MS" w:eastAsia="Arial Unicode MS"/>
          <w:rtl w:val="0"/>
        </w:rPr>
        <w:t xml:space="preserve">s equivalent paragraph spells out </w:t>
      </w:r>
      <w:r>
        <w:rPr>
          <w:rFonts w:cs="Arial Unicode MS" w:eastAsia="Arial Unicode MS" w:hint="default"/>
          <w:rtl w:val="0"/>
        </w:rPr>
        <w:t>“</w:t>
      </w:r>
      <w:r>
        <w:rPr>
          <w:rFonts w:cs="Arial Unicode MS" w:eastAsia="Arial Unicode MS"/>
          <w:rtl w:val="0"/>
        </w:rPr>
        <w:t>inter-rater reliability (IRR)</w:t>
      </w:r>
      <w:r>
        <w:rPr>
          <w:rFonts w:cs="Arial Unicode MS" w:eastAsia="Arial Unicode MS" w:hint="default"/>
          <w:rtl w:val="0"/>
        </w:rPr>
        <w:t xml:space="preserve">” </w:t>
      </w:r>
      <w:r>
        <w:rPr>
          <w:rFonts w:cs="Arial Unicode MS" w:eastAsia="Arial Unicode MS"/>
          <w:rtl w:val="0"/>
        </w:rPr>
        <w:t>in full before using the abbreviation. Spelling out on first use here for consistency.</w:t>
      </w:r>
    </w:p>
  </w:comment>
  <w:comment w:id="13" w:author="Claude" w:date="2026-06-04T13:40:18Z">
    <w:p w14:paraId="11120009">
      <w:pPr>
        <w:pStyle w:val="Default"/>
        <w:bidi w:val="0"/>
      </w:pPr>
    </w:p>
    <w:p w14:paraId="1112000A">
      <w:pPr>
        <w:pStyle w:val="Default"/>
        <w:bidi w:val="0"/>
      </w:pPr>
      <w:r>
        <w:rPr>
          <w:rFonts w:cs="Arial Unicode MS" w:eastAsia="Arial Unicode MS"/>
          <w:rtl w:val="0"/>
        </w:rPr>
        <w:t xml:space="preserve">Issue 2 (Inconsistency): This summary table states 95.0%, but the detailed Layer 1 table in this example correctly shows 95.3% (41 </w:t>
      </w:r>
      <w:r>
        <w:rPr>
          <w:rFonts w:cs="Arial Unicode MS" w:eastAsia="Arial Unicode MS" w:hint="default"/>
          <w:rtl w:val="0"/>
        </w:rPr>
        <w:t xml:space="preserve">÷ </w:t>
      </w:r>
      <w:r>
        <w:rPr>
          <w:rFonts w:cs="Arial Unicode MS" w:eastAsia="Arial Unicode MS"/>
          <w:rtl w:val="0"/>
        </w:rPr>
        <w:t xml:space="preserve">43). Both figures should agree </w:t>
      </w:r>
      <w:r>
        <w:rPr>
          <w:rFonts w:cs="Arial Unicode MS" w:eastAsia="Arial Unicode MS" w:hint="default"/>
          <w:rtl w:val="0"/>
        </w:rPr>
        <w:t xml:space="preserve">— </w:t>
      </w:r>
      <w:r>
        <w:rPr>
          <w:rFonts w:cs="Arial Unicode MS" w:eastAsia="Arial Unicode MS"/>
          <w:rtl w:val="0"/>
        </w:rPr>
        <w:t>corrected to 95.3% to match the detailed breakdown.</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outline w:val="0"/>
        <w:color w:val="888888"/>
        <w:sz w:val="16"/>
        <w:szCs w:val="16"/>
        <w:u w:color="888888"/>
        <w:rtl w:val="0"/>
        <w:lang w:val="de-DE"/>
        <w14:textFill>
          <w14:solidFill>
            <w14:srgbClr w14:val="888888"/>
          </w14:solidFill>
        </w14:textFill>
      </w:rPr>
      <w:t xml:space="preserve">Genie Space Evaluation Standards  |  Page </w:t>
    </w:r>
    <w:r>
      <w:rPr>
        <w:outline w:val="0"/>
        <w:color w:val="888888"/>
        <w:sz w:val="16"/>
        <w:szCs w:val="16"/>
        <w:u w:color="888888"/>
        <w:rtl w:val="0"/>
        <w14:textFill>
          <w14:solidFill>
            <w14:srgbClr w14:val="888888"/>
          </w14:solidFill>
        </w14:textFill>
      </w:rPr>
      <w:fldChar w:fldCharType="begin" w:fldLock="0"/>
    </w:r>
    <w:r>
      <w:rPr>
        <w:outline w:val="0"/>
        <w:color w:val="888888"/>
        <w:sz w:val="16"/>
        <w:szCs w:val="16"/>
        <w:u w:color="888888"/>
        <w:rtl w:val="0"/>
        <w14:textFill>
          <w14:solidFill>
            <w14:srgbClr w14:val="888888"/>
          </w14:solidFill>
        </w14:textFill>
      </w:rPr>
      <w:instrText xml:space="preserve"> PAGE </w:instrText>
    </w:r>
    <w:r>
      <w:rPr>
        <w:outline w:val="0"/>
        <w:color w:val="888888"/>
        <w:sz w:val="16"/>
        <w:szCs w:val="16"/>
        <w:u w:color="888888"/>
        <w:rtl w:val="0"/>
        <w14:textFill>
          <w14:solidFill>
            <w14:srgbClr w14:val="888888"/>
          </w14:solidFill>
        </w14:textFill>
      </w:rPr>
      <w:fldChar w:fldCharType="separate" w:fldLock="0"/>
    </w:r>
    <w:r>
      <w:rPr>
        <w:outline w:val="0"/>
        <w:color w:val="888888"/>
        <w:sz w:val="16"/>
        <w:szCs w:val="16"/>
        <w:u w:color="888888"/>
        <w:rtl w:val="0"/>
        <w14:textFill>
          <w14:solidFill>
            <w14:srgbClr w14:val="888888"/>
          </w14:solidFill>
        </w14:textFill>
      </w:rPr>
    </w:r>
    <w:r>
      <w:rPr>
        <w:outline w:val="0"/>
        <w:color w:val="888888"/>
        <w:sz w:val="16"/>
        <w:szCs w:val="16"/>
        <w:u w:color="888888"/>
        <w:rtl w:val="0"/>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2"/>
  </w:abstractNum>
  <w:abstractNum w:abstractNumId="4">
    <w:multiLevelType w:val="hybridMultilevel"/>
    <w:styleLink w:val="Imported Style 2"/>
    <w:lvl w:ilvl="0">
      <w:start w:val="1"/>
      <w:numFmt w:val="decimal"/>
      <w:suff w:val="tab"/>
      <w:lvlText w:val="%1."/>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
  </w:abstractNum>
  <w:abstractNum w:abstractNumId="6">
    <w:multiLevelType w:val="hybridMultilevel"/>
    <w:styleLink w:val="Imported Style 3"/>
    <w:lvl w:ilvl="0">
      <w:start w:val="1"/>
      <w:numFmt w:val="decimal"/>
      <w:suff w:val="tab"/>
      <w:lvlText w:val="%1."/>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4"/>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a1a1a"/>
      <w:spacing w:val="0"/>
      <w:kern w:val="0"/>
      <w:position w:val="0"/>
      <w:sz w:val="20"/>
      <w:szCs w:val="20"/>
      <w:u w:val="none" w:color="1a1a1a"/>
      <w:shd w:val="nil" w:color="auto" w:fill="auto"/>
      <w:vertAlign w:val="baseline"/>
      <w:lang w:val="de-DE"/>
      <w14:textOutline>
        <w14:noFill/>
      </w14:textOutline>
      <w14:textFill>
        <w14:solidFill>
          <w14:srgbClr w14:val="1A1A1A"/>
        </w14:solidFill>
      </w14:textFill>
    </w:rPr>
  </w:style>
  <w:style w:type="paragraph" w:styleId="paragraph">
    <w:name w:val="paragraph"/>
    <w:next w:val="paragraph"/>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a1a1a"/>
      <w:spacing w:val="0"/>
      <w:kern w:val="0"/>
      <w:position w:val="0"/>
      <w:sz w:val="20"/>
      <w:szCs w:val="20"/>
      <w:u w:val="none" w:color="1a1a1a"/>
      <w:shd w:val="nil" w:color="auto" w:fill="auto"/>
      <w:vertAlign w:val="baseline"/>
      <w:lang w:val="en-US"/>
      <w14:textFill>
        <w14:solidFill>
          <w14:srgbClr w14:val="1A1A1A"/>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0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5c99"/>
      <w:spacing w:val="0"/>
      <w:kern w:val="0"/>
      <w:position w:val="0"/>
      <w:sz w:val="24"/>
      <w:szCs w:val="24"/>
      <w:u w:val="none" w:color="1f5c99"/>
      <w:shd w:val="nil" w:color="auto" w:fill="auto"/>
      <w:vertAlign w:val="baseline"/>
      <w:lang w:val="en-US"/>
      <w14:textOutline>
        <w14:noFill/>
      </w14:textOutline>
      <w14:textFill>
        <w14:solidFill>
          <w14:srgbClr w14:val="1F5C99"/>
        </w14:solidFill>
      </w14:textFill>
    </w:rPr>
  </w:style>
  <w:style w:type="character" w:styleId="eop">
    <w:name w:val="eop"/>
    <w:rPr>
      <w:lang w:val="en-US"/>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2"/>
      </w:numPr>
    </w:pPr>
  </w:style>
  <w:style w:type="numbering" w:styleId="Imported Style 2">
    <w:name w:val="Imported Style 2"/>
    <w:pPr>
      <w:numPr>
        <w:numId w:val="4"/>
      </w:numPr>
    </w:pPr>
  </w:style>
  <w:style w:type="numbering" w:styleId="Imported Style 3">
    <w:name w:val="Imported Style 3"/>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